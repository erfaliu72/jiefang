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CCB03">
      <w:pPr>
        <w:pStyle w:val="3"/>
        <w:pageBreakBefore w:val="0"/>
        <w:kinsoku/>
        <w:wordWrap/>
        <w:overflowPunct/>
        <w:topLinePunct w:val="0"/>
        <w:bidi w:val="0"/>
        <w:snapToGrid/>
        <w:spacing w:line="480" w:lineRule="auto"/>
        <w:jc w:val="center"/>
        <w:textAlignment w:val="auto"/>
        <w:rPr>
          <w:rFonts w:hint="eastAsia" w:ascii="仿宋" w:hAnsi="仿宋" w:eastAsia="仿宋" w:cs="仿宋"/>
          <w:lang w:val="en-US" w:eastAsia="zh-CN"/>
        </w:rPr>
      </w:pPr>
      <w:r>
        <w:rPr>
          <w:rFonts w:hint="eastAsia" w:ascii="仿宋" w:hAnsi="仿宋" w:eastAsia="仿宋" w:cs="仿宋"/>
          <w:lang w:val="en-US" w:eastAsia="zh-CN"/>
        </w:rPr>
        <w:t>车辆买卖合同</w:t>
      </w:r>
    </w:p>
    <w:p w14:paraId="28349DC0">
      <w:pPr>
        <w:pageBreakBefore w:val="0"/>
        <w:kinsoku/>
        <w:wordWrap/>
        <w:overflowPunct/>
        <w:topLinePunct w:val="0"/>
        <w:autoSpaceDE/>
        <w:autoSpaceDN/>
        <w:bidi w:val="0"/>
        <w:adjustRightInd/>
        <w:snapToGrid/>
        <w:spacing w:line="480" w:lineRule="auto"/>
        <w:ind w:left="0" w:leftChars="0"/>
        <w:jc w:val="righ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合同编号：【  】</w:t>
      </w:r>
    </w:p>
    <w:p w14:paraId="45BE7CF3">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甲方（出卖人）：陕西金聚源汽车服务有限公司</w:t>
      </w:r>
    </w:p>
    <w:p w14:paraId="5EB4FCA9">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color w:val="auto"/>
          <w:sz w:val="24"/>
          <w:szCs w:val="24"/>
          <w:lang w:val="en-US" w:eastAsia="zh-CN"/>
        </w:rPr>
      </w:pPr>
      <w:r>
        <w:rPr>
          <w:rFonts w:hint="eastAsia" w:ascii="仿宋" w:hAnsi="仿宋" w:eastAsia="仿宋" w:cs="仿宋"/>
          <w:sz w:val="24"/>
          <w:szCs w:val="24"/>
          <w:lang w:val="en-US" w:eastAsia="zh-CN"/>
        </w:rPr>
        <w:t>乙方（买受人）：</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身份证号</w:t>
      </w:r>
      <w:r>
        <w:rPr>
          <w:rFonts w:hint="eastAsia" w:ascii="仿宋" w:hAnsi="仿宋" w:eastAsia="仿宋" w:cs="仿宋"/>
          <w:color w:val="auto"/>
          <w:sz w:val="24"/>
          <w:szCs w:val="24"/>
          <w:lang w:val="en-US" w:eastAsia="zh-CN"/>
        </w:rPr>
        <w:t xml:space="preserve">：                       </w:t>
      </w:r>
    </w:p>
    <w:p w14:paraId="3B5BDA16">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default" w:ascii="仿宋" w:hAnsi="仿宋" w:eastAsia="仿宋" w:cs="仿宋"/>
          <w:sz w:val="24"/>
          <w:szCs w:val="24"/>
          <w:highlight w:val="none"/>
          <w:u w:val="single"/>
          <w:lang w:val="en-US" w:eastAsia="zh-CN"/>
        </w:rPr>
      </w:pPr>
      <w:r>
        <w:rPr>
          <w:rFonts w:hint="eastAsia" w:ascii="仿宋" w:hAnsi="仿宋" w:eastAsia="仿宋" w:cs="仿宋"/>
          <w:color w:val="auto"/>
          <w:sz w:val="24"/>
          <w:szCs w:val="24"/>
          <w:highlight w:val="none"/>
          <w:u w:val="none"/>
          <w:lang w:val="en-US" w:eastAsia="zh-CN"/>
        </w:rPr>
        <w:t>电话</w:t>
      </w:r>
      <w:r>
        <w:rPr>
          <w:rFonts w:hint="eastAsia" w:ascii="仿宋" w:hAnsi="仿宋" w:eastAsia="仿宋" w:cs="仿宋"/>
          <w:color w:val="auto"/>
          <w:sz w:val="24"/>
          <w:szCs w:val="24"/>
          <w:highlight w:val="none"/>
          <w:u w:val="single"/>
          <w:lang w:val="en-US" w:eastAsia="zh-CN"/>
        </w:rPr>
        <w:t xml:space="preserve">                  </w:t>
      </w:r>
    </w:p>
    <w:p w14:paraId="5AE5D3C7">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highlight w:val="none"/>
          <w:u w:val="none"/>
          <w:lang w:val="en-US" w:eastAsia="zh-CN"/>
        </w:rPr>
        <w:t>甲、乙双方根据《中华人民共和国民法典》等有关法律规定，在平等、自愿的基础上，经充分协商，就乙方购买甲方车辆达成以下约定</w:t>
      </w:r>
      <w:r>
        <w:rPr>
          <w:rFonts w:hint="eastAsia" w:ascii="仿宋" w:hAnsi="仿宋" w:eastAsia="仿宋" w:cs="仿宋"/>
          <w:sz w:val="24"/>
          <w:szCs w:val="24"/>
          <w:lang w:val="en-US" w:eastAsia="zh-CN"/>
        </w:rPr>
        <w:t>，愿共同遵守。</w:t>
      </w:r>
    </w:p>
    <w:p w14:paraId="02D7AF19">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200"/>
        <w:jc w:val="left"/>
        <w:textAlignment w:val="auto"/>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第一条 车辆信息</w:t>
      </w:r>
    </w:p>
    <w:p w14:paraId="43CE3E57">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u w:val="single"/>
          <w:lang w:val="en-US" w:eastAsia="zh-CN"/>
        </w:rPr>
      </w:pPr>
      <w:r>
        <w:rPr>
          <w:rFonts w:hint="eastAsia" w:ascii="仿宋" w:hAnsi="仿宋" w:eastAsia="仿宋" w:cs="仿宋"/>
          <w:sz w:val="24"/>
          <w:szCs w:val="24"/>
          <w:highlight w:val="none"/>
          <w:lang w:val="en-US" w:eastAsia="zh-CN"/>
        </w:rPr>
        <w:t>车辆品牌：</w:t>
      </w:r>
      <w:r>
        <w:rPr>
          <w:rFonts w:hint="eastAsia" w:ascii="仿宋" w:hAnsi="仿宋" w:eastAsia="仿宋" w:cs="仿宋"/>
          <w:sz w:val="24"/>
          <w:szCs w:val="24"/>
          <w:highlight w:val="none"/>
          <w:u w:val="single"/>
        </w:rPr>
        <w:t xml:space="preserve"> </w:t>
      </w:r>
      <w:bookmarkStart w:id="0" w:name="_GoBack"/>
      <w:bookmarkEnd w:id="0"/>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w:t>
      </w:r>
      <w:r>
        <w:rPr>
          <w:rFonts w:hint="eastAsia" w:ascii="仿宋" w:hAnsi="仿宋" w:eastAsia="仿宋" w:cs="仿宋"/>
          <w:sz w:val="24"/>
          <w:szCs w:val="24"/>
          <w:highlight w:val="none"/>
        </w:rPr>
        <w:t>车型：</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rPr>
        <w:t>，车架号：</w:t>
      </w:r>
    </w:p>
    <w:p w14:paraId="2B14C0A4">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2" w:firstLineChars="200"/>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第二条 车辆金额及付款方式</w:t>
      </w:r>
    </w:p>
    <w:p w14:paraId="3CC1967E">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textAlignment w:val="auto"/>
        <w:rPr>
          <w:rFonts w:hint="eastAsia" w:ascii="仿宋" w:hAnsi="仿宋" w:eastAsia="仿宋" w:cs="仿宋"/>
          <w:sz w:val="24"/>
          <w:szCs w:val="24"/>
          <w:highlight w:val="none"/>
          <w:u w:val="none"/>
          <w:lang w:val="en-US" w:eastAsia="zh-CN"/>
        </w:rPr>
      </w:pPr>
      <w:r>
        <w:rPr>
          <w:rFonts w:hint="eastAsia" w:ascii="仿宋" w:hAnsi="仿宋" w:eastAsia="仿宋" w:cs="仿宋"/>
          <w:sz w:val="24"/>
          <w:szCs w:val="24"/>
          <w:highlight w:val="none"/>
          <w:u w:val="none"/>
          <w:lang w:val="en-US" w:eastAsia="zh-CN"/>
        </w:rPr>
        <w:t>2.1车辆含税金额为</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元，税率为</w:t>
      </w:r>
      <w:r>
        <w:rPr>
          <w:rFonts w:hint="eastAsia" w:ascii="仿宋" w:hAnsi="仿宋" w:eastAsia="仿宋" w:cs="仿宋"/>
          <w:sz w:val="24"/>
          <w:szCs w:val="24"/>
          <w:highlight w:val="none"/>
          <w:u w:val="single"/>
          <w:lang w:val="en-US" w:eastAsia="zh-CN"/>
        </w:rPr>
        <w:t>13</w:t>
      </w:r>
      <w:r>
        <w:rPr>
          <w:rFonts w:hint="eastAsia" w:ascii="仿宋" w:hAnsi="仿宋" w:eastAsia="仿宋" w:cs="仿宋"/>
          <w:sz w:val="24"/>
          <w:szCs w:val="24"/>
          <w:highlight w:val="none"/>
          <w:u w:val="none"/>
          <w:lang w:val="en-US" w:eastAsia="zh-CN"/>
        </w:rPr>
        <w:t>%。</w:t>
      </w:r>
    </w:p>
    <w:p w14:paraId="2083E0A6">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textAlignment w:val="auto"/>
        <w:rPr>
          <w:rFonts w:hint="eastAsia" w:ascii="仿宋" w:hAnsi="仿宋" w:eastAsia="仿宋" w:cs="仿宋"/>
          <w:sz w:val="24"/>
          <w:szCs w:val="24"/>
          <w:highlight w:val="none"/>
          <w:u w:val="none"/>
          <w:lang w:val="en-US" w:eastAsia="zh-CN"/>
        </w:rPr>
      </w:pPr>
      <w:r>
        <w:rPr>
          <w:rFonts w:hint="eastAsia" w:ascii="仿宋" w:hAnsi="仿宋" w:eastAsia="仿宋" w:cs="仿宋"/>
          <w:sz w:val="24"/>
          <w:szCs w:val="24"/>
          <w:highlight w:val="none"/>
          <w:u w:val="none"/>
          <w:lang w:val="en-US" w:eastAsia="zh-CN"/>
        </w:rPr>
        <w:t>2.2乙方选择以下</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种付款方式购买该车辆：</w:t>
      </w:r>
    </w:p>
    <w:p w14:paraId="06F6B5E0">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eastAsia" w:ascii="仿宋" w:hAnsi="仿宋" w:eastAsia="仿宋" w:cs="仿宋"/>
          <w:i w:val="0"/>
          <w:iCs w:val="0"/>
          <w:sz w:val="24"/>
          <w:szCs w:val="24"/>
          <w:highlight w:val="none"/>
          <w:u w:val="none"/>
          <w:lang w:val="en-US" w:eastAsia="zh-CN"/>
        </w:rPr>
      </w:pPr>
      <w:r>
        <w:rPr>
          <w:rFonts w:hint="eastAsia" w:ascii="仿宋" w:hAnsi="仿宋" w:eastAsia="仿宋" w:cs="仿宋"/>
          <w:sz w:val="28"/>
          <w:szCs w:val="28"/>
        </w:rPr>
        <w:sym w:font="Wingdings 2" w:char="00A3"/>
      </w:r>
      <w:r>
        <w:rPr>
          <w:rFonts w:hint="eastAsia" w:ascii="仿宋" w:hAnsi="仿宋" w:eastAsia="仿宋" w:cs="仿宋"/>
          <w:sz w:val="24"/>
          <w:szCs w:val="24"/>
          <w:highlight w:val="none"/>
          <w:u w:val="none"/>
          <w:lang w:val="en-US" w:eastAsia="zh-CN"/>
        </w:rPr>
        <w:t>一次性付款：</w:t>
      </w:r>
      <w:r>
        <w:rPr>
          <w:rFonts w:hint="eastAsia" w:ascii="仿宋" w:hAnsi="仿宋" w:eastAsia="仿宋" w:cs="仿宋"/>
          <w:i w:val="0"/>
          <w:iCs w:val="0"/>
          <w:sz w:val="24"/>
          <w:szCs w:val="24"/>
          <w:highlight w:val="none"/>
          <w:u w:val="none"/>
          <w:lang w:val="en-US" w:eastAsia="zh-CN"/>
        </w:rPr>
        <w:t>乙方</w:t>
      </w:r>
      <w:r>
        <w:rPr>
          <w:rFonts w:hint="eastAsia" w:ascii="仿宋" w:hAnsi="仿宋" w:eastAsia="仿宋" w:cs="仿宋"/>
          <w:sz w:val="24"/>
          <w:szCs w:val="24"/>
          <w:highlight w:val="none"/>
          <w:u w:val="none"/>
          <w:lang w:val="en-US" w:eastAsia="zh-CN"/>
        </w:rPr>
        <w:t>应当于本合同签订之日起</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i w:val="0"/>
          <w:iCs w:val="0"/>
          <w:sz w:val="24"/>
          <w:szCs w:val="24"/>
          <w:highlight w:val="none"/>
          <w:u w:val="none"/>
          <w:lang w:val="en-US" w:eastAsia="zh-CN"/>
        </w:rPr>
        <w:t>日内一次性向甲方支付车辆金额。</w:t>
      </w:r>
    </w:p>
    <w:p w14:paraId="6454CB9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eastAsia" w:ascii="仿宋" w:hAnsi="仿宋" w:eastAsia="仿宋" w:cs="仿宋"/>
          <w:i w:val="0"/>
          <w:iCs w:val="0"/>
          <w:sz w:val="24"/>
          <w:szCs w:val="24"/>
          <w:highlight w:val="none"/>
          <w:u w:val="none"/>
          <w:lang w:val="en-US" w:eastAsia="zh-CN"/>
        </w:rPr>
      </w:pPr>
      <w:r>
        <w:rPr>
          <w:rFonts w:hint="eastAsia" w:ascii="仿宋" w:hAnsi="仿宋" w:eastAsia="仿宋" w:cs="仿宋"/>
          <w:sz w:val="28"/>
          <w:szCs w:val="28"/>
        </w:rPr>
        <w:sym w:font="Wingdings 2" w:char="00A3"/>
      </w:r>
      <w:r>
        <w:rPr>
          <w:rFonts w:hint="eastAsia" w:ascii="仿宋" w:hAnsi="仿宋" w:eastAsia="仿宋" w:cs="仿宋"/>
          <w:i w:val="0"/>
          <w:iCs w:val="0"/>
          <w:sz w:val="24"/>
          <w:szCs w:val="24"/>
          <w:highlight w:val="none"/>
          <w:u w:val="none"/>
          <w:lang w:val="en-US" w:eastAsia="zh-CN"/>
        </w:rPr>
        <w:t>按揭贷款方式付款：乙方应当于</w:t>
      </w:r>
      <w:r>
        <w:rPr>
          <w:rFonts w:hint="eastAsia" w:ascii="仿宋" w:hAnsi="仿宋" w:eastAsia="仿宋" w:cs="仿宋"/>
          <w:sz w:val="24"/>
          <w:szCs w:val="24"/>
          <w:highlight w:val="none"/>
          <w:u w:val="none"/>
          <w:lang w:val="en-US" w:eastAsia="zh-CN"/>
        </w:rPr>
        <w:t>签订之日起</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i w:val="0"/>
          <w:iCs w:val="0"/>
          <w:sz w:val="24"/>
          <w:szCs w:val="24"/>
          <w:highlight w:val="none"/>
          <w:u w:val="none"/>
          <w:lang w:val="en-US" w:eastAsia="zh-CN"/>
        </w:rPr>
        <w:t>日内向甲方支付车辆首付款</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i w:val="0"/>
          <w:iCs w:val="0"/>
          <w:sz w:val="24"/>
          <w:szCs w:val="24"/>
          <w:highlight w:val="none"/>
          <w:u w:val="none"/>
          <w:lang w:val="en-US" w:eastAsia="zh-CN"/>
        </w:rPr>
        <w:t>元，余款</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i w:val="0"/>
          <w:iCs w:val="0"/>
          <w:sz w:val="24"/>
          <w:szCs w:val="24"/>
          <w:highlight w:val="none"/>
          <w:u w:val="none"/>
          <w:lang w:val="en-US" w:eastAsia="zh-CN"/>
        </w:rPr>
        <w:t>元乙方向相关贷款机构申请贷款支付。</w:t>
      </w:r>
    </w:p>
    <w:p w14:paraId="760FD9AC">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560" w:firstLineChars="200"/>
        <w:textAlignment w:val="auto"/>
        <w:rPr>
          <w:rFonts w:hint="eastAsia" w:ascii="仿宋" w:hAnsi="仿宋" w:eastAsia="仿宋" w:cs="仿宋"/>
          <w:i w:val="0"/>
          <w:iCs w:val="0"/>
          <w:sz w:val="24"/>
          <w:szCs w:val="24"/>
          <w:highlight w:val="none"/>
          <w:u w:val="none"/>
          <w:lang w:val="en-US" w:eastAsia="zh-CN"/>
        </w:rPr>
      </w:pPr>
      <w:r>
        <w:rPr>
          <w:rFonts w:hint="eastAsia" w:ascii="仿宋" w:hAnsi="仿宋" w:eastAsia="仿宋" w:cs="仿宋"/>
          <w:sz w:val="28"/>
          <w:szCs w:val="28"/>
        </w:rPr>
        <w:sym w:font="Wingdings 2" w:char="00A3"/>
      </w:r>
      <w:r>
        <w:rPr>
          <w:rFonts w:hint="eastAsia" w:ascii="仿宋" w:hAnsi="仿宋" w:eastAsia="仿宋" w:cs="仿宋"/>
          <w:i w:val="0"/>
          <w:iCs w:val="0"/>
          <w:sz w:val="24"/>
          <w:szCs w:val="24"/>
          <w:highlight w:val="none"/>
          <w:u w:val="none"/>
          <w:lang w:val="en-US" w:eastAsia="zh-CN"/>
        </w:rPr>
        <w:t>分期付款：乙方应当于</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年</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月</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日前分</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期支付该车辆的全部价款，其中</w:t>
      </w:r>
      <w:r>
        <w:rPr>
          <w:rFonts w:hint="eastAsia" w:ascii="仿宋" w:hAnsi="仿宋" w:eastAsia="仿宋" w:cs="仿宋"/>
          <w:i w:val="0"/>
          <w:iCs w:val="0"/>
          <w:sz w:val="24"/>
          <w:szCs w:val="24"/>
          <w:highlight w:val="none"/>
          <w:u w:val="none"/>
          <w:lang w:val="en-US" w:eastAsia="zh-CN"/>
        </w:rPr>
        <w:t>乙方应当于</w:t>
      </w:r>
      <w:r>
        <w:rPr>
          <w:rFonts w:hint="eastAsia" w:ascii="仿宋" w:hAnsi="仿宋" w:eastAsia="仿宋" w:cs="仿宋"/>
          <w:sz w:val="24"/>
          <w:szCs w:val="24"/>
          <w:highlight w:val="none"/>
          <w:u w:val="none"/>
          <w:lang w:val="en-US" w:eastAsia="zh-CN"/>
        </w:rPr>
        <w:t>签订之日起</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i w:val="0"/>
          <w:iCs w:val="0"/>
          <w:sz w:val="24"/>
          <w:szCs w:val="24"/>
          <w:highlight w:val="none"/>
          <w:u w:val="none"/>
          <w:lang w:val="en-US" w:eastAsia="zh-CN"/>
        </w:rPr>
        <w:t>日内向甲方支付车辆首付款</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i w:val="0"/>
          <w:iCs w:val="0"/>
          <w:sz w:val="24"/>
          <w:szCs w:val="24"/>
          <w:highlight w:val="none"/>
          <w:u w:val="none"/>
          <w:lang w:val="en-US" w:eastAsia="zh-CN"/>
        </w:rPr>
        <w:t>元，剩余款项于每</w:t>
      </w:r>
      <w:r>
        <w:rPr>
          <w:rFonts w:hint="eastAsia" w:ascii="仿宋" w:hAnsi="仿宋" w:eastAsia="仿宋" w:cs="仿宋"/>
          <w:sz w:val="24"/>
          <w:szCs w:val="24"/>
          <w:highlight w:val="none"/>
          <w:u w:val="none"/>
          <w:lang w:val="en-US" w:eastAsia="zh-CN"/>
        </w:rPr>
        <w:t>月</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日前向甲方支付。</w:t>
      </w:r>
    </w:p>
    <w:p w14:paraId="7C426D83">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i w:val="0"/>
          <w:iCs w:val="0"/>
          <w:sz w:val="24"/>
          <w:szCs w:val="24"/>
          <w:highlight w:val="none"/>
          <w:u w:val="none"/>
          <w:lang w:val="en-US" w:eastAsia="zh-CN"/>
        </w:rPr>
        <w:t>2.3</w:t>
      </w:r>
      <w:r>
        <w:rPr>
          <w:rFonts w:hint="eastAsia" w:ascii="仿宋" w:hAnsi="仿宋" w:eastAsia="仿宋" w:cs="仿宋"/>
          <w:b w:val="0"/>
          <w:bCs/>
          <w:sz w:val="24"/>
          <w:szCs w:val="24"/>
          <w:highlight w:val="none"/>
          <w:lang w:val="en-US" w:eastAsia="zh-CN"/>
        </w:rPr>
        <w:t>乙方应当将上述费用支付至甲方指定账户，否则由此产生的纠纷由乙方自行承担。甲方指定收款账户如下：</w:t>
      </w:r>
    </w:p>
    <w:p w14:paraId="731FB537">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开户名：陕西金聚源汽车服务有限公司</w:t>
      </w:r>
    </w:p>
    <w:p w14:paraId="4E7D615D">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开户行：中国建设银行股份有限公司西安高新自贸区支行</w:t>
      </w:r>
    </w:p>
    <w:p w14:paraId="554C6FF5">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default"/>
          <w:lang w:val="en-US" w:eastAsia="zh-CN"/>
        </w:rPr>
      </w:pPr>
      <w:r>
        <w:rPr>
          <w:rFonts w:hint="eastAsia" w:ascii="仿宋" w:hAnsi="仿宋" w:eastAsia="仿宋" w:cs="仿宋"/>
          <w:b w:val="0"/>
          <w:bCs/>
          <w:sz w:val="24"/>
          <w:szCs w:val="24"/>
          <w:highlight w:val="none"/>
          <w:lang w:val="en-US" w:eastAsia="zh-CN"/>
        </w:rPr>
        <w:t>账  号：6105 0110 0667 0000 0195</w:t>
      </w:r>
    </w:p>
    <w:p w14:paraId="23D54B03">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480" w:lineRule="auto"/>
        <w:ind w:firstLine="482" w:firstLineChars="200"/>
        <w:textAlignment w:val="auto"/>
        <w:rPr>
          <w:rFonts w:hint="eastAsia" w:ascii="仿宋" w:hAnsi="仿宋" w:eastAsia="仿宋" w:cs="仿宋"/>
          <w:b/>
          <w:bCs/>
          <w:i w:val="0"/>
          <w:iCs w:val="0"/>
          <w:sz w:val="24"/>
          <w:szCs w:val="24"/>
          <w:highlight w:val="none"/>
          <w:u w:val="none"/>
          <w:lang w:val="en-US" w:eastAsia="zh-CN"/>
        </w:rPr>
      </w:pPr>
      <w:r>
        <w:rPr>
          <w:rFonts w:hint="eastAsia" w:ascii="仿宋" w:hAnsi="仿宋" w:eastAsia="仿宋" w:cs="仿宋"/>
          <w:b/>
          <w:bCs/>
          <w:i w:val="0"/>
          <w:iCs w:val="0"/>
          <w:sz w:val="24"/>
          <w:szCs w:val="24"/>
          <w:highlight w:val="none"/>
          <w:u w:val="none"/>
          <w:lang w:val="en-US" w:eastAsia="zh-CN"/>
        </w:rPr>
        <w:t>第三条 车辆质量要求</w:t>
      </w:r>
    </w:p>
    <w:p w14:paraId="34EB8F7E">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480" w:lineRule="auto"/>
        <w:ind w:firstLine="480" w:firstLineChars="200"/>
        <w:textAlignment w:val="auto"/>
        <w:rPr>
          <w:rFonts w:hint="eastAsia" w:ascii="仿宋" w:hAnsi="仿宋" w:eastAsia="仿宋" w:cs="仿宋"/>
          <w:color w:val="auto"/>
          <w:kern w:val="2"/>
          <w:sz w:val="24"/>
          <w:szCs w:val="24"/>
          <w:highlight w:val="none"/>
          <w:u w:val="none"/>
          <w:lang w:val="en-US" w:eastAsia="zh-CN" w:bidi="ar-SA"/>
        </w:rPr>
      </w:pPr>
      <w:r>
        <w:rPr>
          <w:rFonts w:hint="eastAsia" w:ascii="仿宋" w:hAnsi="仿宋" w:eastAsia="仿宋" w:cs="仿宋"/>
          <w:color w:val="auto"/>
          <w:kern w:val="2"/>
          <w:sz w:val="24"/>
          <w:szCs w:val="24"/>
          <w:highlight w:val="none"/>
          <w:u w:val="none"/>
          <w:lang w:val="en-US" w:eastAsia="zh-CN" w:bidi="ar-SA"/>
        </w:rPr>
        <w:t>车辆质量保证期以车辆生产厂商规定的质保期为准。</w:t>
      </w:r>
    </w:p>
    <w:p w14:paraId="4E9C7A42">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480" w:lineRule="auto"/>
        <w:ind w:firstLine="482" w:firstLineChars="200"/>
        <w:textAlignment w:val="auto"/>
        <w:rPr>
          <w:rFonts w:hint="default" w:ascii="仿宋" w:hAnsi="仿宋" w:eastAsia="仿宋" w:cs="仿宋"/>
          <w:b/>
          <w:bCs/>
          <w:color w:val="auto"/>
          <w:kern w:val="2"/>
          <w:sz w:val="24"/>
          <w:szCs w:val="24"/>
          <w:highlight w:val="none"/>
          <w:u w:val="none"/>
          <w:lang w:val="en-US" w:eastAsia="zh-CN" w:bidi="ar-SA"/>
        </w:rPr>
      </w:pPr>
      <w:r>
        <w:rPr>
          <w:rFonts w:hint="eastAsia" w:ascii="仿宋" w:hAnsi="仿宋" w:eastAsia="仿宋" w:cs="仿宋"/>
          <w:b/>
          <w:bCs/>
          <w:color w:val="auto"/>
          <w:kern w:val="2"/>
          <w:sz w:val="24"/>
          <w:szCs w:val="24"/>
          <w:highlight w:val="none"/>
          <w:u w:val="none"/>
          <w:lang w:val="en-US" w:eastAsia="zh-CN" w:bidi="ar-SA"/>
        </w:rPr>
        <w:t>第四条 车辆交付时间、方式及地点</w:t>
      </w:r>
    </w:p>
    <w:p w14:paraId="2224862F">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textAlignment w:val="auto"/>
        <w:rPr>
          <w:rFonts w:hint="eastAsia" w:ascii="仿宋" w:hAnsi="仿宋" w:eastAsia="仿宋" w:cs="仿宋"/>
          <w:sz w:val="24"/>
          <w:szCs w:val="24"/>
          <w:highlight w:val="none"/>
          <w:u w:val="none"/>
          <w:lang w:val="en-US" w:eastAsia="zh-CN"/>
        </w:rPr>
      </w:pPr>
      <w:r>
        <w:rPr>
          <w:rFonts w:hint="eastAsia" w:ascii="仿宋" w:hAnsi="仿宋" w:eastAsia="仿宋" w:cs="仿宋"/>
          <w:sz w:val="24"/>
          <w:szCs w:val="24"/>
          <w:lang w:val="en-US" w:eastAsia="zh-CN"/>
        </w:rPr>
        <w:t>4.1甲方应当于乙方支付全部车款后</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日内向乙方交付车辆。</w:t>
      </w:r>
    </w:p>
    <w:p w14:paraId="0F33F900">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textAlignment w:val="auto"/>
        <w:rPr>
          <w:rFonts w:hint="eastAsia" w:ascii="仿宋" w:hAnsi="仿宋" w:eastAsia="仿宋" w:cs="仿宋"/>
          <w:sz w:val="24"/>
          <w:szCs w:val="24"/>
          <w:highlight w:val="none"/>
          <w:u w:val="none"/>
          <w:lang w:val="en-US" w:eastAsia="zh-CN"/>
        </w:rPr>
      </w:pPr>
      <w:r>
        <w:rPr>
          <w:rFonts w:hint="eastAsia" w:ascii="仿宋" w:hAnsi="仿宋" w:eastAsia="仿宋" w:cs="仿宋"/>
          <w:sz w:val="24"/>
          <w:szCs w:val="24"/>
          <w:highlight w:val="none"/>
          <w:u w:val="none"/>
          <w:lang w:val="en-US" w:eastAsia="zh-CN"/>
        </w:rPr>
        <w:t>4.2乙方选择自提车辆，交付地点：西安市未央区丰业大道88号国坤物流园内。</w:t>
      </w:r>
    </w:p>
    <w:p w14:paraId="56F17C2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textAlignment w:val="auto"/>
        <w:rPr>
          <w:rFonts w:hint="eastAsia" w:ascii="仿宋" w:hAnsi="仿宋" w:eastAsia="仿宋" w:cs="仿宋"/>
          <w:sz w:val="24"/>
          <w:szCs w:val="24"/>
          <w:highlight w:val="none"/>
          <w:u w:val="none"/>
          <w:lang w:val="en-US" w:eastAsia="zh-CN"/>
        </w:rPr>
      </w:pPr>
      <w:r>
        <w:rPr>
          <w:rFonts w:hint="eastAsia" w:ascii="仿宋" w:hAnsi="仿宋" w:eastAsia="仿宋" w:cs="仿宋"/>
          <w:sz w:val="24"/>
          <w:szCs w:val="24"/>
          <w:highlight w:val="none"/>
          <w:u w:val="none"/>
          <w:lang w:val="en-US" w:eastAsia="zh-CN"/>
        </w:rPr>
        <w:t>4.3车辆损毁、灭失及使用风险自乙方验收合格，签署《车辆交接单》之时起由甲方转移至乙方。</w:t>
      </w:r>
    </w:p>
    <w:p w14:paraId="1C5A2C7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firstLine="480" w:firstLineChars="200"/>
        <w:textAlignment w:val="auto"/>
        <w:rPr>
          <w:rFonts w:hint="default"/>
          <w:lang w:val="en-US"/>
        </w:rPr>
      </w:pPr>
      <w:r>
        <w:rPr>
          <w:rFonts w:hint="eastAsia" w:ascii="仿宋" w:hAnsi="仿宋" w:eastAsia="仿宋" w:cs="仿宋"/>
          <w:sz w:val="24"/>
          <w:szCs w:val="24"/>
          <w:highlight w:val="none"/>
          <w:u w:val="none"/>
          <w:lang w:val="en-US" w:eastAsia="zh-CN"/>
        </w:rPr>
        <w:t>4.4甲方需在向乙方交付车辆时须同时提供的材料，具体见附件一《车辆交接单》。</w:t>
      </w:r>
    </w:p>
    <w:p w14:paraId="031581DB">
      <w:pPr>
        <w:pStyle w:val="2"/>
        <w:keepNext w:val="0"/>
        <w:keepLines w:val="0"/>
        <w:pageBreakBefore w:val="0"/>
        <w:widowControl w:val="0"/>
        <w:numPr>
          <w:ilvl w:val="0"/>
          <w:numId w:val="1"/>
        </w:numPr>
        <w:kinsoku/>
        <w:wordWrap/>
        <w:overflowPunct/>
        <w:topLinePunct w:val="0"/>
        <w:autoSpaceDE w:val="0"/>
        <w:autoSpaceDN w:val="0"/>
        <w:bidi w:val="0"/>
        <w:adjustRightInd w:val="0"/>
        <w:snapToGrid/>
        <w:spacing w:line="480" w:lineRule="auto"/>
        <w:ind w:firstLine="482" w:firstLineChars="200"/>
        <w:textAlignment w:val="auto"/>
        <w:rPr>
          <w:rFonts w:hint="eastAsia" w:ascii="仿宋" w:hAnsi="仿宋" w:eastAsia="仿宋" w:cs="仿宋"/>
          <w:b/>
          <w:bCs/>
          <w:sz w:val="24"/>
          <w:szCs w:val="24"/>
          <w:highlight w:val="none"/>
          <w:u w:val="none"/>
          <w:lang w:val="en-US" w:eastAsia="zh-CN"/>
        </w:rPr>
      </w:pPr>
      <w:r>
        <w:rPr>
          <w:rFonts w:hint="eastAsia" w:ascii="仿宋" w:hAnsi="仿宋" w:eastAsia="仿宋" w:cs="仿宋"/>
          <w:b/>
          <w:bCs/>
          <w:sz w:val="24"/>
          <w:szCs w:val="24"/>
          <w:highlight w:val="none"/>
          <w:u w:val="none"/>
          <w:lang w:val="en-US" w:eastAsia="zh-CN"/>
        </w:rPr>
        <w:t>车辆验收标准、提出异议期限及交接方法</w:t>
      </w:r>
    </w:p>
    <w:p w14:paraId="36B88D28">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480" w:lineRule="auto"/>
        <w:ind w:firstLine="480" w:firstLineChars="200"/>
        <w:textAlignment w:val="auto"/>
        <w:rPr>
          <w:rFonts w:hint="eastAsia" w:ascii="仿宋" w:hAnsi="仿宋" w:eastAsia="仿宋" w:cs="仿宋"/>
          <w:color w:val="auto"/>
          <w:kern w:val="2"/>
          <w:sz w:val="24"/>
          <w:szCs w:val="24"/>
          <w:highlight w:val="none"/>
          <w:u w:val="none"/>
          <w:lang w:val="en-US" w:eastAsia="zh-CN" w:bidi="ar-SA"/>
        </w:rPr>
      </w:pPr>
      <w:r>
        <w:rPr>
          <w:rFonts w:hint="eastAsia" w:ascii="仿宋" w:hAnsi="仿宋" w:eastAsia="仿宋" w:cs="仿宋"/>
          <w:sz w:val="24"/>
          <w:szCs w:val="24"/>
          <w:highlight w:val="none"/>
          <w:u w:val="none"/>
          <w:lang w:val="en-US" w:eastAsia="zh-CN"/>
        </w:rPr>
        <w:t>5.1甲方向乙方交接车辆时，乙方</w:t>
      </w:r>
      <w:r>
        <w:rPr>
          <w:rFonts w:hint="eastAsia" w:ascii="仿宋" w:hAnsi="仿宋" w:eastAsia="仿宋" w:cs="仿宋"/>
          <w:color w:val="auto"/>
          <w:kern w:val="2"/>
          <w:sz w:val="24"/>
          <w:szCs w:val="24"/>
          <w:highlight w:val="none"/>
          <w:u w:val="none"/>
          <w:lang w:val="en-US" w:eastAsia="zh-CN" w:bidi="ar-SA"/>
        </w:rPr>
        <w:t>对所购车辆外观、内饰、配置、随车物件和使用功能等进行认真查验，如有异议，应当场向甲方提出，逾期视为甲方已向乙方交付符合合同约定的车辆。</w:t>
      </w:r>
    </w:p>
    <w:p w14:paraId="57F05F67">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480" w:lineRule="auto"/>
        <w:ind w:firstLine="480" w:firstLineChars="200"/>
        <w:textAlignment w:val="auto"/>
        <w:rPr>
          <w:rFonts w:hint="eastAsia" w:ascii="仿宋" w:hAnsi="仿宋" w:eastAsia="仿宋" w:cs="仿宋"/>
          <w:color w:val="auto"/>
          <w:kern w:val="2"/>
          <w:sz w:val="24"/>
          <w:szCs w:val="24"/>
          <w:highlight w:val="none"/>
          <w:u w:val="none"/>
          <w:lang w:val="en-US" w:eastAsia="zh-CN" w:bidi="ar-SA"/>
        </w:rPr>
      </w:pPr>
      <w:r>
        <w:rPr>
          <w:rFonts w:hint="eastAsia" w:ascii="仿宋" w:hAnsi="仿宋" w:eastAsia="仿宋" w:cs="仿宋"/>
          <w:color w:val="auto"/>
          <w:kern w:val="2"/>
          <w:sz w:val="24"/>
          <w:szCs w:val="24"/>
          <w:highlight w:val="none"/>
          <w:u w:val="none"/>
          <w:lang w:val="en-US" w:eastAsia="zh-CN" w:bidi="ar-SA"/>
        </w:rPr>
        <w:t>5.2车辆验收交付后，涉及车辆的报检、登记、注册、上牌、箱体安装等费用由乙方承担。</w:t>
      </w:r>
    </w:p>
    <w:p w14:paraId="4A1F23DB">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480" w:lineRule="auto"/>
        <w:ind w:firstLine="480" w:firstLineChars="200"/>
        <w:textAlignment w:val="auto"/>
        <w:rPr>
          <w:rFonts w:hint="eastAsia" w:ascii="仿宋" w:hAnsi="仿宋" w:eastAsia="仿宋" w:cs="仿宋"/>
          <w:color w:val="auto"/>
          <w:kern w:val="2"/>
          <w:sz w:val="24"/>
          <w:szCs w:val="24"/>
          <w:highlight w:val="none"/>
          <w:u w:val="none"/>
          <w:lang w:val="en-US" w:eastAsia="zh-CN" w:bidi="ar-SA"/>
        </w:rPr>
      </w:pPr>
      <w:r>
        <w:rPr>
          <w:rFonts w:hint="eastAsia" w:ascii="仿宋" w:hAnsi="仿宋" w:eastAsia="仿宋" w:cs="仿宋"/>
          <w:color w:val="auto"/>
          <w:kern w:val="2"/>
          <w:sz w:val="24"/>
          <w:szCs w:val="24"/>
          <w:highlight w:val="none"/>
          <w:u w:val="none"/>
          <w:lang w:val="en-US" w:eastAsia="zh-CN" w:bidi="ar-SA"/>
        </w:rPr>
        <w:t>5.3车辆箱体上装部分甲方依据乙方所要求技术规格向上装厂订购，在乙方支付相应款项后，甲方只负责代为支付货款。乙方对上装部分进行验收，甲方不参与上装部分的验收事宜。甲方未对上装部分向乙方开展不实承诺，因车辆箱体规格不满足国家标准导致车辆无法进行年审等后果均由乙方自行承担，与甲方无关。</w:t>
      </w:r>
    </w:p>
    <w:p w14:paraId="22B70100">
      <w:pPr>
        <w:pStyle w:val="2"/>
        <w:keepNext w:val="0"/>
        <w:keepLines w:val="0"/>
        <w:pageBreakBefore w:val="0"/>
        <w:widowControl w:val="0"/>
        <w:numPr>
          <w:ilvl w:val="0"/>
          <w:numId w:val="1"/>
        </w:numPr>
        <w:kinsoku/>
        <w:wordWrap/>
        <w:overflowPunct/>
        <w:topLinePunct w:val="0"/>
        <w:autoSpaceDE w:val="0"/>
        <w:autoSpaceDN w:val="0"/>
        <w:bidi w:val="0"/>
        <w:adjustRightInd w:val="0"/>
        <w:snapToGrid/>
        <w:spacing w:line="480" w:lineRule="auto"/>
        <w:ind w:left="0" w:leftChars="0" w:firstLine="482" w:firstLineChars="200"/>
        <w:textAlignment w:val="auto"/>
        <w:rPr>
          <w:rFonts w:hint="eastAsia" w:ascii="仿宋" w:hAnsi="仿宋" w:eastAsia="仿宋" w:cs="仿宋"/>
          <w:b/>
          <w:bCs/>
          <w:color w:val="auto"/>
          <w:kern w:val="2"/>
          <w:sz w:val="24"/>
          <w:szCs w:val="24"/>
          <w:highlight w:val="none"/>
          <w:u w:val="none"/>
          <w:lang w:val="en-US" w:eastAsia="zh-CN" w:bidi="ar-SA"/>
        </w:rPr>
      </w:pPr>
      <w:r>
        <w:rPr>
          <w:rFonts w:hint="eastAsia" w:ascii="仿宋" w:hAnsi="仿宋" w:eastAsia="仿宋" w:cs="仿宋"/>
          <w:b/>
          <w:bCs/>
          <w:color w:val="auto"/>
          <w:kern w:val="2"/>
          <w:sz w:val="24"/>
          <w:szCs w:val="24"/>
          <w:highlight w:val="none"/>
          <w:u w:val="none"/>
          <w:lang w:val="en-US" w:eastAsia="zh-CN" w:bidi="ar-SA"/>
        </w:rPr>
        <w:t>违约责任</w:t>
      </w:r>
    </w:p>
    <w:p w14:paraId="37222B98">
      <w:pPr>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eastAsia" w:ascii="仿宋" w:hAnsi="仿宋" w:eastAsia="仿宋" w:cs="仿宋"/>
          <w:color w:val="auto"/>
          <w:kern w:val="2"/>
          <w:sz w:val="24"/>
          <w:szCs w:val="24"/>
          <w:highlight w:val="none"/>
          <w:u w:val="none"/>
          <w:lang w:val="en-US" w:eastAsia="zh-CN" w:bidi="ar-SA"/>
        </w:rPr>
      </w:pPr>
      <w:r>
        <w:rPr>
          <w:rFonts w:hint="eastAsia" w:ascii="仿宋" w:hAnsi="仿宋" w:eastAsia="仿宋" w:cs="仿宋"/>
          <w:color w:val="auto"/>
          <w:kern w:val="2"/>
          <w:sz w:val="24"/>
          <w:szCs w:val="24"/>
          <w:highlight w:val="none"/>
          <w:u w:val="none"/>
          <w:lang w:val="en-US" w:eastAsia="zh-CN" w:bidi="ar-SA"/>
        </w:rPr>
        <w:t>6.1若甲方逾期交付车辆的，每逾期1日，应以乙方已付款金额按照全国银行间同业拆借中心公布的一年期贷款市场报价利率（LPR）向乙方支付违约金。</w:t>
      </w:r>
    </w:p>
    <w:p w14:paraId="6E659643">
      <w:pPr>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仿宋" w:hAnsi="仿宋" w:eastAsia="仿宋" w:cs="仿宋"/>
          <w:color w:val="auto"/>
          <w:kern w:val="2"/>
          <w:sz w:val="24"/>
          <w:szCs w:val="24"/>
          <w:highlight w:val="none"/>
          <w:u w:val="none"/>
          <w:lang w:val="en-US" w:eastAsia="zh-CN" w:bidi="ar-SA"/>
        </w:rPr>
      </w:pPr>
      <w:r>
        <w:rPr>
          <w:rFonts w:hint="eastAsia" w:ascii="仿宋" w:hAnsi="仿宋" w:eastAsia="仿宋" w:cs="仿宋"/>
          <w:color w:val="auto"/>
          <w:kern w:val="2"/>
          <w:sz w:val="24"/>
          <w:szCs w:val="24"/>
          <w:highlight w:val="none"/>
          <w:u w:val="none"/>
          <w:lang w:val="en-US" w:eastAsia="zh-CN" w:bidi="ar-SA"/>
        </w:rPr>
        <w:t>6.2若乙方逾期支付车款，每逾期1日，按照合同总价款的万分之五向甲方支付违约金；逾期超过30日支付车款的，甲方有权解除合同，并要求乙方按照合同总价款的20%向甲方支付违约金。</w:t>
      </w:r>
    </w:p>
    <w:p w14:paraId="60B27CD8">
      <w:pPr>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仿宋" w:hAnsi="仿宋" w:eastAsia="仿宋" w:cs="仿宋"/>
          <w:color w:val="auto"/>
          <w:kern w:val="2"/>
          <w:sz w:val="24"/>
          <w:szCs w:val="24"/>
          <w:highlight w:val="none"/>
          <w:u w:val="none"/>
          <w:lang w:val="en-US" w:eastAsia="zh-CN" w:bidi="ar-SA"/>
        </w:rPr>
      </w:pPr>
      <w:r>
        <w:rPr>
          <w:rFonts w:hint="eastAsia" w:ascii="仿宋" w:hAnsi="仿宋" w:eastAsia="仿宋" w:cs="仿宋"/>
          <w:color w:val="auto"/>
          <w:kern w:val="2"/>
          <w:sz w:val="24"/>
          <w:szCs w:val="24"/>
          <w:highlight w:val="none"/>
          <w:u w:val="none"/>
          <w:lang w:val="en-US" w:eastAsia="zh-CN" w:bidi="ar-SA"/>
        </w:rPr>
        <w:t>6.3若经甲方书面通知后乙方仍未在5日内提车，则视为乙方违约，甲方有权解除合同，拒绝返还乙方已付车款，并要求乙方按照合同总价款的20%向甲方支付违约金。</w:t>
      </w:r>
    </w:p>
    <w:p w14:paraId="53038693">
      <w:pPr>
        <w:keepNext w:val="0"/>
        <w:keepLines w:val="0"/>
        <w:pageBreakBefore w:val="0"/>
        <w:widowControl/>
        <w:suppressLineNumbers w:val="0"/>
        <w:kinsoku/>
        <w:wordWrap/>
        <w:overflowPunct/>
        <w:topLinePunct w:val="0"/>
        <w:autoSpaceDE/>
        <w:autoSpaceDN/>
        <w:bidi w:val="0"/>
        <w:adjustRightInd/>
        <w:snapToGrid/>
        <w:spacing w:line="480" w:lineRule="auto"/>
        <w:ind w:firstLine="480" w:firstLineChars="200"/>
        <w:jc w:val="left"/>
        <w:textAlignment w:val="auto"/>
        <w:rPr>
          <w:rFonts w:hint="default" w:ascii="仿宋" w:hAnsi="仿宋" w:eastAsia="仿宋" w:cs="仿宋"/>
          <w:color w:val="auto"/>
          <w:kern w:val="2"/>
          <w:sz w:val="24"/>
          <w:szCs w:val="24"/>
          <w:highlight w:val="none"/>
          <w:u w:val="none"/>
          <w:lang w:val="en-US" w:eastAsia="zh-CN" w:bidi="ar-SA"/>
        </w:rPr>
      </w:pPr>
      <w:r>
        <w:rPr>
          <w:rFonts w:hint="eastAsia" w:ascii="仿宋" w:hAnsi="仿宋" w:eastAsia="仿宋" w:cs="仿宋"/>
          <w:color w:val="auto"/>
          <w:kern w:val="2"/>
          <w:sz w:val="24"/>
          <w:szCs w:val="24"/>
          <w:highlight w:val="none"/>
          <w:u w:val="none"/>
          <w:lang w:val="en-US" w:eastAsia="zh-CN" w:bidi="ar-SA"/>
        </w:rPr>
        <w:t>6.4</w:t>
      </w:r>
      <w:r>
        <w:rPr>
          <w:rFonts w:hint="default" w:ascii="仿宋" w:hAnsi="仿宋" w:eastAsia="仿宋" w:cs="仿宋"/>
          <w:color w:val="auto"/>
          <w:kern w:val="2"/>
          <w:sz w:val="24"/>
          <w:szCs w:val="24"/>
          <w:highlight w:val="none"/>
          <w:u w:val="none"/>
          <w:lang w:val="zh-CN" w:eastAsia="zh-CN" w:bidi="ar-SA"/>
        </w:rPr>
        <w:t>本合同约定的违约金不足以弥补守约方的实际损失的，以实际损失为准进行赔偿。实际损失的赔偿范围包括但不限于守约方的所有直接损失和为减少损失及解决纠纷而支出的诉讼费、</w:t>
      </w:r>
      <w:r>
        <w:rPr>
          <w:rFonts w:hint="default" w:ascii="仿宋" w:hAnsi="仿宋" w:eastAsia="仿宋" w:cs="仿宋"/>
          <w:color w:val="auto"/>
          <w:kern w:val="2"/>
          <w:sz w:val="24"/>
          <w:szCs w:val="24"/>
          <w:highlight w:val="none"/>
          <w:u w:val="none"/>
          <w:lang w:val="en-US" w:eastAsia="zh-CN" w:bidi="ar-SA"/>
        </w:rPr>
        <w:t>仲裁费、保全保险费、</w:t>
      </w:r>
      <w:r>
        <w:rPr>
          <w:rFonts w:hint="default" w:ascii="仿宋" w:hAnsi="仿宋" w:eastAsia="仿宋" w:cs="仿宋"/>
          <w:color w:val="auto"/>
          <w:kern w:val="2"/>
          <w:sz w:val="24"/>
          <w:szCs w:val="24"/>
          <w:highlight w:val="none"/>
          <w:u w:val="none"/>
          <w:lang w:val="zh-CN" w:eastAsia="zh-CN" w:bidi="ar-SA"/>
        </w:rPr>
        <w:t>律师费、</w:t>
      </w:r>
      <w:r>
        <w:rPr>
          <w:rFonts w:hint="default" w:ascii="仿宋" w:hAnsi="仿宋" w:eastAsia="仿宋" w:cs="仿宋"/>
          <w:color w:val="auto"/>
          <w:kern w:val="2"/>
          <w:sz w:val="24"/>
          <w:szCs w:val="24"/>
          <w:highlight w:val="none"/>
          <w:u w:val="none"/>
          <w:lang w:val="en-US" w:eastAsia="zh-CN" w:bidi="ar-SA"/>
        </w:rPr>
        <w:t>公证费、鉴定费、评估费、</w:t>
      </w:r>
      <w:r>
        <w:rPr>
          <w:rFonts w:hint="default" w:ascii="仿宋" w:hAnsi="仿宋" w:eastAsia="仿宋" w:cs="仿宋"/>
          <w:color w:val="auto"/>
          <w:kern w:val="2"/>
          <w:sz w:val="24"/>
          <w:szCs w:val="24"/>
          <w:highlight w:val="none"/>
          <w:u w:val="none"/>
          <w:lang w:val="zh-CN" w:eastAsia="zh-CN" w:bidi="ar-SA"/>
        </w:rPr>
        <w:t>交通费、咨询费、文件制作费、差旅费等。</w:t>
      </w:r>
      <w:r>
        <w:rPr>
          <w:rFonts w:hint="eastAsia" w:ascii="仿宋" w:hAnsi="仿宋" w:eastAsia="仿宋" w:cs="仿宋"/>
          <w:color w:val="auto"/>
          <w:kern w:val="2"/>
          <w:sz w:val="24"/>
          <w:szCs w:val="24"/>
          <w:highlight w:val="none"/>
          <w:u w:val="none"/>
          <w:lang w:val="en-US" w:eastAsia="zh-CN" w:bidi="ar-SA"/>
        </w:rPr>
        <w:t xml:space="preserve"> </w:t>
      </w:r>
    </w:p>
    <w:p w14:paraId="49D44141">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480" w:lineRule="auto"/>
        <w:ind w:leftChars="200"/>
        <w:textAlignment w:val="auto"/>
        <w:rPr>
          <w:rFonts w:hint="eastAsia" w:ascii="仿宋" w:hAnsi="仿宋" w:eastAsia="仿宋" w:cs="仿宋"/>
          <w:b/>
          <w:bCs/>
          <w:color w:val="auto"/>
          <w:kern w:val="2"/>
          <w:sz w:val="24"/>
          <w:szCs w:val="24"/>
          <w:highlight w:val="none"/>
          <w:u w:val="none"/>
          <w:lang w:val="en-US" w:eastAsia="zh-CN" w:bidi="ar-SA"/>
        </w:rPr>
      </w:pPr>
      <w:r>
        <w:rPr>
          <w:rFonts w:hint="eastAsia" w:ascii="仿宋" w:hAnsi="仿宋" w:eastAsia="仿宋" w:cs="仿宋"/>
          <w:b/>
          <w:bCs/>
          <w:color w:val="auto"/>
          <w:kern w:val="2"/>
          <w:sz w:val="24"/>
          <w:szCs w:val="24"/>
          <w:highlight w:val="none"/>
          <w:u w:val="none"/>
          <w:lang w:val="en-US" w:eastAsia="zh-CN" w:bidi="ar-SA"/>
        </w:rPr>
        <w:t>第七条 争议解决方式</w:t>
      </w:r>
    </w:p>
    <w:p w14:paraId="5E5BF190">
      <w:pPr>
        <w:pStyle w:val="2"/>
        <w:keepNext w:val="0"/>
        <w:keepLines w:val="0"/>
        <w:pageBreakBefore w:val="0"/>
        <w:widowControl w:val="0"/>
        <w:numPr>
          <w:ilvl w:val="0"/>
          <w:numId w:val="0"/>
        </w:numPr>
        <w:kinsoku/>
        <w:wordWrap/>
        <w:overflowPunct/>
        <w:topLinePunct w:val="0"/>
        <w:autoSpaceDE w:val="0"/>
        <w:autoSpaceDN w:val="0"/>
        <w:bidi w:val="0"/>
        <w:adjustRightInd w:val="0"/>
        <w:snapToGrid/>
        <w:spacing w:line="480" w:lineRule="auto"/>
        <w:ind w:firstLine="480" w:firstLineChars="200"/>
        <w:textAlignment w:val="auto"/>
        <w:rPr>
          <w:rFonts w:hint="eastAsia" w:ascii="仿宋" w:hAnsi="仿宋" w:eastAsia="仿宋" w:cs="仿宋"/>
          <w:color w:val="auto"/>
          <w:kern w:val="2"/>
          <w:sz w:val="24"/>
          <w:szCs w:val="24"/>
          <w:highlight w:val="none"/>
          <w:u w:val="none"/>
          <w:lang w:val="en-US" w:eastAsia="zh-CN" w:bidi="ar-SA"/>
        </w:rPr>
      </w:pPr>
      <w:r>
        <w:rPr>
          <w:rFonts w:hint="eastAsia" w:ascii="仿宋" w:hAnsi="仿宋" w:eastAsia="仿宋" w:cs="仿宋"/>
          <w:color w:val="auto"/>
          <w:kern w:val="2"/>
          <w:sz w:val="24"/>
          <w:szCs w:val="24"/>
          <w:highlight w:val="none"/>
          <w:u w:val="none"/>
          <w:lang w:val="en-US" w:eastAsia="zh-CN" w:bidi="ar-SA"/>
        </w:rPr>
        <w:t>本合同项下发生的争议，甲乙双方应当协商解决；协商不成的，向甲方所在地有管辖权的人民法院提起诉讼。</w:t>
      </w:r>
    </w:p>
    <w:p w14:paraId="745D1925">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color w:val="auto"/>
          <w:kern w:val="2"/>
          <w:sz w:val="24"/>
          <w:szCs w:val="24"/>
          <w:highlight w:val="none"/>
          <w:u w:val="none"/>
          <w:lang w:val="en-US" w:eastAsia="zh-CN" w:bidi="ar-SA"/>
        </w:rPr>
        <w:t xml:space="preserve">第八条 </w:t>
      </w:r>
      <w:r>
        <w:rPr>
          <w:rFonts w:hint="eastAsia" w:ascii="仿宋" w:hAnsi="仿宋" w:eastAsia="仿宋" w:cs="仿宋"/>
          <w:b/>
          <w:bCs/>
          <w:sz w:val="24"/>
          <w:szCs w:val="24"/>
          <w:highlight w:val="none"/>
          <w:lang w:val="en-US" w:eastAsia="zh-CN"/>
        </w:rPr>
        <w:t>通知与送达</w:t>
      </w:r>
    </w:p>
    <w:p w14:paraId="46269546">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8.1甲方指定本合同联系人：【        】，联系电话：【         】，地址：【                                】。</w:t>
      </w:r>
    </w:p>
    <w:p w14:paraId="7DAC44C2">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8.2乙方指定本合同联系人：【        】，联系电话：【           】，地址：【                              】。</w:t>
      </w:r>
    </w:p>
    <w:p w14:paraId="184C5B13">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8.3本合同签订后，各方应指定专人进行日常联系，建立畅通的沟通机制。任何一方变更联络信息的，应提前3日以书面形式通知对方，否则视为未变更，因此导致通知或文件无法按时送达的，自通知或文件发出之日起即视为已送达，由变更方自行承担相应的法律责任。</w:t>
      </w:r>
    </w:p>
    <w:p w14:paraId="2D7D27EA">
      <w:pPr>
        <w:pStyle w:val="2"/>
        <w:pageBreakBefore w:val="0"/>
        <w:numPr>
          <w:ilvl w:val="0"/>
          <w:numId w:val="0"/>
        </w:numPr>
        <w:kinsoku/>
        <w:wordWrap/>
        <w:overflowPunct/>
        <w:topLinePunct w:val="0"/>
        <w:bidi w:val="0"/>
        <w:snapToGrid/>
        <w:spacing w:line="480" w:lineRule="auto"/>
        <w:ind w:firstLine="482" w:firstLineChars="200"/>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第九条 其他</w:t>
      </w:r>
    </w:p>
    <w:p w14:paraId="0246C4A2">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9.1本协议未尽事宜，可由各方协商一致进行变更或补充，并签订书面补充协议。</w:t>
      </w:r>
    </w:p>
    <w:p w14:paraId="00CD9C43">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9.2</w:t>
      </w:r>
      <w:r>
        <w:rPr>
          <w:rFonts w:hint="eastAsia" w:ascii="仿宋" w:hAnsi="仿宋" w:eastAsia="仿宋" w:cs="仿宋"/>
          <w:sz w:val="24"/>
          <w:szCs w:val="24"/>
          <w:highlight w:val="none"/>
        </w:rPr>
        <w:t>本合同文本中的“日”、“天”，除特别指出为工作日的，一律按日历天解释。</w:t>
      </w:r>
    </w:p>
    <w:p w14:paraId="48E93A5B">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9.3</w:t>
      </w:r>
      <w:r>
        <w:rPr>
          <w:rFonts w:hint="eastAsia" w:ascii="仿宋" w:hAnsi="仿宋" w:eastAsia="仿宋" w:cs="仿宋"/>
          <w:sz w:val="24"/>
          <w:szCs w:val="24"/>
          <w:highlight w:val="none"/>
        </w:rPr>
        <w:t>本合同自</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rPr>
        <w:t>方</w:t>
      </w:r>
      <w:r>
        <w:rPr>
          <w:rFonts w:hint="eastAsia" w:ascii="仿宋" w:hAnsi="仿宋" w:eastAsia="仿宋" w:cs="仿宋"/>
          <w:sz w:val="24"/>
          <w:szCs w:val="24"/>
          <w:highlight w:val="none"/>
          <w:lang w:val="en-US" w:eastAsia="zh-CN"/>
        </w:rPr>
        <w:t>法定代表人或授权代表</w:t>
      </w:r>
      <w:r>
        <w:rPr>
          <w:rFonts w:hint="eastAsia" w:ascii="仿宋" w:hAnsi="仿宋" w:eastAsia="仿宋" w:cs="仿宋"/>
          <w:sz w:val="24"/>
          <w:szCs w:val="24"/>
          <w:highlight w:val="none"/>
        </w:rPr>
        <w:t>签</w:t>
      </w:r>
      <w:r>
        <w:rPr>
          <w:rFonts w:hint="eastAsia" w:ascii="仿宋" w:hAnsi="仿宋" w:eastAsia="仿宋" w:cs="仿宋"/>
          <w:sz w:val="24"/>
          <w:szCs w:val="24"/>
          <w:highlight w:val="none"/>
          <w:lang w:val="en-US" w:eastAsia="zh-CN"/>
        </w:rPr>
        <w:t>名并加</w:t>
      </w:r>
      <w:r>
        <w:rPr>
          <w:rFonts w:hint="eastAsia" w:ascii="仿宋" w:hAnsi="仿宋" w:eastAsia="仿宋" w:cs="仿宋"/>
          <w:sz w:val="24"/>
          <w:szCs w:val="24"/>
          <w:highlight w:val="none"/>
        </w:rPr>
        <w:t>盖</w:t>
      </w:r>
      <w:r>
        <w:rPr>
          <w:rFonts w:hint="eastAsia" w:ascii="仿宋" w:hAnsi="仿宋" w:eastAsia="仿宋" w:cs="仿宋"/>
          <w:sz w:val="24"/>
          <w:szCs w:val="24"/>
          <w:highlight w:val="none"/>
          <w:lang w:val="en-US" w:eastAsia="zh-CN"/>
        </w:rPr>
        <w:t>公</w:t>
      </w:r>
      <w:r>
        <w:rPr>
          <w:rFonts w:hint="eastAsia" w:ascii="仿宋" w:hAnsi="仿宋" w:eastAsia="仿宋" w:cs="仿宋"/>
          <w:sz w:val="24"/>
          <w:szCs w:val="24"/>
          <w:highlight w:val="none"/>
        </w:rPr>
        <w:t>章</w:t>
      </w:r>
      <w:r>
        <w:rPr>
          <w:rFonts w:hint="eastAsia" w:ascii="仿宋" w:hAnsi="仿宋" w:eastAsia="仿宋" w:cs="仿宋"/>
          <w:sz w:val="24"/>
          <w:szCs w:val="24"/>
          <w:highlight w:val="none"/>
          <w:lang w:val="en-US" w:eastAsia="zh-CN"/>
        </w:rPr>
        <w:t>且乙方签名</w:t>
      </w:r>
      <w:r>
        <w:rPr>
          <w:rFonts w:hint="eastAsia" w:ascii="仿宋" w:hAnsi="仿宋" w:eastAsia="仿宋" w:cs="仿宋"/>
          <w:sz w:val="24"/>
          <w:szCs w:val="24"/>
          <w:highlight w:val="none"/>
        </w:rPr>
        <w:t>之日起生效。</w:t>
      </w:r>
    </w:p>
    <w:p w14:paraId="2691D259">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9.4本合同一式两份，甲乙双方各执一份，具有同等法律效力。</w:t>
      </w:r>
    </w:p>
    <w:p w14:paraId="436ED9E6">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9.5</w:t>
      </w:r>
      <w:r>
        <w:rPr>
          <w:rFonts w:hint="eastAsia" w:ascii="仿宋" w:hAnsi="仿宋" w:eastAsia="仿宋" w:cs="仿宋"/>
          <w:sz w:val="24"/>
          <w:szCs w:val="24"/>
          <w:highlight w:val="none"/>
        </w:rPr>
        <w:t>本合同包含附件</w:t>
      </w:r>
      <w:r>
        <w:rPr>
          <w:rFonts w:hint="eastAsia" w:ascii="仿宋" w:hAnsi="仿宋" w:eastAsia="仿宋" w:cs="仿宋"/>
          <w:sz w:val="24"/>
          <w:szCs w:val="24"/>
          <w:highlight w:val="none"/>
          <w:lang w:val="en-US" w:eastAsia="zh-CN"/>
        </w:rPr>
        <w:t>一《车辆交接单》</w:t>
      </w:r>
      <w:r>
        <w:rPr>
          <w:rFonts w:hint="eastAsia" w:ascii="仿宋" w:hAnsi="仿宋" w:eastAsia="仿宋" w:cs="仿宋"/>
          <w:sz w:val="24"/>
          <w:szCs w:val="24"/>
          <w:highlight w:val="none"/>
        </w:rPr>
        <w:t>，附件构成本合同不可分割的一部分，与合同正文一并构成完整的合同，对</w:t>
      </w:r>
      <w:r>
        <w:rPr>
          <w:rFonts w:hint="eastAsia" w:ascii="仿宋" w:hAnsi="仿宋" w:eastAsia="仿宋" w:cs="仿宋"/>
          <w:sz w:val="24"/>
          <w:szCs w:val="24"/>
          <w:highlight w:val="none"/>
          <w:lang w:val="en-US" w:eastAsia="zh-CN"/>
        </w:rPr>
        <w:t>双</w:t>
      </w:r>
      <w:r>
        <w:rPr>
          <w:rFonts w:hint="eastAsia" w:ascii="仿宋" w:hAnsi="仿宋" w:eastAsia="仿宋" w:cs="仿宋"/>
          <w:sz w:val="24"/>
          <w:szCs w:val="24"/>
          <w:highlight w:val="none"/>
        </w:rPr>
        <w:t>方均具法律约束力。</w:t>
      </w:r>
    </w:p>
    <w:p w14:paraId="26C6D5F4">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--------------------以下无正文----------------------</w:t>
      </w:r>
    </w:p>
    <w:p w14:paraId="7E2B3EEC">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（本页为合同编号为【         】车辆买卖合同的签章页）</w:t>
      </w:r>
    </w:p>
    <w:p w14:paraId="4DF2A8A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highlight w:val="none"/>
          <w:lang w:val="en-US" w:eastAsia="zh-CN"/>
        </w:rPr>
        <w:t>甲方（盖章）：</w:t>
      </w:r>
      <w:r>
        <w:rPr>
          <w:rFonts w:hint="eastAsia" w:ascii="仿宋" w:hAnsi="仿宋" w:eastAsia="仿宋" w:cs="仿宋"/>
          <w:sz w:val="24"/>
          <w:szCs w:val="24"/>
          <w:lang w:val="en-US" w:eastAsia="zh-CN"/>
        </w:rPr>
        <w:t>陕西金聚源汽车服务有限公司</w:t>
      </w:r>
    </w:p>
    <w:p w14:paraId="01AB431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法定代表人/授权代表（签名）：</w:t>
      </w:r>
    </w:p>
    <w:p w14:paraId="34D096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时间：    年    月   日</w:t>
      </w:r>
    </w:p>
    <w:p w14:paraId="35B7C27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乙方（</w:t>
      </w:r>
      <w:r>
        <w:rPr>
          <w:rFonts w:hint="eastAsia" w:ascii="仿宋" w:hAnsi="仿宋" w:eastAsia="仿宋" w:cs="仿宋"/>
          <w:sz w:val="24"/>
          <w:szCs w:val="24"/>
          <w:highlight w:val="none"/>
          <w:lang w:val="en-US" w:eastAsia="zh-CN"/>
        </w:rPr>
        <w:t>签名</w:t>
      </w:r>
      <w:r>
        <w:rPr>
          <w:rFonts w:hint="eastAsia" w:ascii="仿宋" w:hAnsi="仿宋" w:eastAsia="仿宋" w:cs="仿宋"/>
          <w:sz w:val="24"/>
          <w:szCs w:val="24"/>
          <w:lang w:val="en-US" w:eastAsia="zh-CN"/>
        </w:rPr>
        <w:t>）：</w:t>
      </w:r>
    </w:p>
    <w:p w14:paraId="55D4FFE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时间：    年    月   日</w:t>
      </w:r>
    </w:p>
    <w:p w14:paraId="7587224E">
      <w:pPr>
        <w:pStyle w:val="2"/>
        <w:numPr>
          <w:ilvl w:val="0"/>
          <w:numId w:val="0"/>
        </w:numPr>
        <w:spacing w:line="360" w:lineRule="auto"/>
        <w:rPr>
          <w:rFonts w:hint="default" w:ascii="仿宋" w:hAnsi="仿宋" w:eastAsia="仿宋" w:cs="仿宋"/>
          <w:sz w:val="24"/>
          <w:szCs w:val="24"/>
          <w:highlight w:val="none"/>
          <w:lang w:val="en-US" w:eastAsia="zh-CN"/>
        </w:rPr>
        <w:sectPr>
          <w:footerReference r:id="rId3" w:type="default"/>
          <w:pgSz w:w="11906" w:h="16838"/>
          <w:pgMar w:top="1440" w:right="1800" w:bottom="1440" w:left="1800" w:header="851" w:footer="992" w:gutter="0"/>
          <w:pgNumType w:fmt="decimal"/>
          <w:cols w:space="425" w:num="1"/>
          <w:docGrid w:type="lines" w:linePitch="312" w:charSpace="0"/>
        </w:sectPr>
      </w:pPr>
    </w:p>
    <w:p w14:paraId="48A7A1C9">
      <w:pPr>
        <w:bidi w:val="0"/>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附件一</w:t>
      </w:r>
    </w:p>
    <w:p w14:paraId="2D1D7F81">
      <w:pPr>
        <w:pStyle w:val="3"/>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4"/>
          <w:szCs w:val="24"/>
        </w:rPr>
      </w:pPr>
      <w:r>
        <w:rPr>
          <w:rFonts w:hint="eastAsia" w:ascii="仿宋" w:hAnsi="仿宋" w:eastAsia="仿宋" w:cs="仿宋"/>
          <w:sz w:val="24"/>
          <w:szCs w:val="24"/>
        </w:rPr>
        <w:t>车辆交接单（轻卡）</w:t>
      </w:r>
    </w:p>
    <w:tbl>
      <w:tblPr>
        <w:tblStyle w:val="8"/>
        <w:tblW w:w="84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93"/>
        <w:gridCol w:w="1154"/>
        <w:gridCol w:w="800"/>
        <w:gridCol w:w="1379"/>
        <w:gridCol w:w="2785"/>
      </w:tblGrid>
      <w:tr w14:paraId="07ADB4B8">
        <w:trPr>
          <w:trHeight w:val="391" w:hRule="atLeast"/>
          <w:jc w:val="center"/>
        </w:trPr>
        <w:tc>
          <w:tcPr>
            <w:tcW w:w="3447" w:type="dxa"/>
            <w:gridSpan w:val="2"/>
          </w:tcPr>
          <w:p w14:paraId="2216CB73">
            <w:pPr>
              <w:pStyle w:val="10"/>
              <w:pageBreakBefore w:val="0"/>
              <w:widowControl w:val="0"/>
              <w:kinsoku/>
              <w:wordWrap/>
              <w:overflowPunct/>
              <w:topLinePunct w:val="0"/>
              <w:autoSpaceDE/>
              <w:autoSpaceDN/>
              <w:bidi w:val="0"/>
              <w:adjustRightInd/>
              <w:snapToGrid/>
              <w:spacing w:before="27" w:line="240" w:lineRule="auto"/>
              <w:ind w:left="107"/>
              <w:textAlignment w:val="auto"/>
              <w:rPr>
                <w:rFonts w:hint="eastAsia" w:ascii="仿宋" w:hAnsi="仿宋" w:eastAsia="仿宋" w:cs="仿宋"/>
                <w:sz w:val="20"/>
                <w:lang w:val="en-US" w:eastAsia="zh-CN"/>
              </w:rPr>
            </w:pPr>
            <w:r>
              <w:rPr>
                <w:rFonts w:hint="eastAsia" w:ascii="仿宋" w:hAnsi="仿宋" w:eastAsia="仿宋" w:cs="仿宋"/>
                <w:w w:val="95"/>
                <w:sz w:val="20"/>
                <w:lang w:val="en-US" w:eastAsia="zh-CN"/>
              </w:rPr>
              <w:t>出卖</w:t>
            </w:r>
            <w:r>
              <w:rPr>
                <w:rFonts w:hint="eastAsia" w:ascii="仿宋" w:hAnsi="仿宋" w:eastAsia="仿宋" w:cs="仿宋"/>
                <w:w w:val="95"/>
                <w:sz w:val="20"/>
              </w:rPr>
              <w:t>方（经办人</w:t>
            </w:r>
            <w:r>
              <w:rPr>
                <w:rFonts w:hint="eastAsia" w:ascii="仿宋" w:hAnsi="仿宋" w:eastAsia="仿宋" w:cs="仿宋"/>
                <w:spacing w:val="-5"/>
                <w:w w:val="95"/>
                <w:sz w:val="20"/>
              </w:rPr>
              <w:t>）：</w:t>
            </w:r>
          </w:p>
        </w:tc>
        <w:tc>
          <w:tcPr>
            <w:tcW w:w="2179" w:type="dxa"/>
            <w:gridSpan w:val="2"/>
          </w:tcPr>
          <w:p w14:paraId="4BC4D465">
            <w:pPr>
              <w:pStyle w:val="10"/>
              <w:pageBreakBefore w:val="0"/>
              <w:widowControl w:val="0"/>
              <w:kinsoku/>
              <w:wordWrap/>
              <w:overflowPunct/>
              <w:topLinePunct w:val="0"/>
              <w:autoSpaceDE/>
              <w:autoSpaceDN/>
              <w:bidi w:val="0"/>
              <w:adjustRightInd/>
              <w:snapToGrid/>
              <w:spacing w:before="27" w:line="240" w:lineRule="auto"/>
              <w:ind w:left="107"/>
              <w:textAlignment w:val="auto"/>
              <w:rPr>
                <w:rFonts w:hint="eastAsia" w:ascii="仿宋" w:hAnsi="仿宋" w:eastAsia="仿宋" w:cs="仿宋"/>
                <w:sz w:val="20"/>
                <w:lang w:val="en-US" w:eastAsia="zh-CN"/>
              </w:rPr>
            </w:pPr>
            <w:r>
              <w:rPr>
                <w:rFonts w:hint="eastAsia" w:ascii="仿宋" w:hAnsi="仿宋" w:eastAsia="仿宋" w:cs="仿宋"/>
                <w:w w:val="95"/>
                <w:sz w:val="20"/>
              </w:rPr>
              <w:t>联系电话</w:t>
            </w:r>
            <w:r>
              <w:rPr>
                <w:rFonts w:hint="eastAsia" w:ascii="仿宋" w:hAnsi="仿宋" w:eastAsia="仿宋" w:cs="仿宋"/>
                <w:spacing w:val="-10"/>
                <w:w w:val="95"/>
                <w:sz w:val="20"/>
              </w:rPr>
              <w:t>：</w:t>
            </w:r>
          </w:p>
        </w:tc>
        <w:tc>
          <w:tcPr>
            <w:tcW w:w="2785" w:type="dxa"/>
            <w:vMerge w:val="restart"/>
          </w:tcPr>
          <w:p w14:paraId="6AC129C0">
            <w:pPr>
              <w:pStyle w:val="10"/>
              <w:pageBreakBefore w:val="0"/>
              <w:widowControl w:val="0"/>
              <w:kinsoku/>
              <w:wordWrap/>
              <w:overflowPunct/>
              <w:topLinePunct w:val="0"/>
              <w:autoSpaceDE/>
              <w:autoSpaceDN/>
              <w:bidi w:val="0"/>
              <w:adjustRightInd/>
              <w:snapToGrid/>
              <w:spacing w:before="27" w:line="240" w:lineRule="auto"/>
              <w:ind w:left="107"/>
              <w:textAlignment w:val="auto"/>
              <w:rPr>
                <w:rFonts w:hint="eastAsia" w:ascii="仿宋" w:hAnsi="仿宋" w:eastAsia="仿宋" w:cs="仿宋"/>
                <w:spacing w:val="-10"/>
                <w:w w:val="95"/>
                <w:sz w:val="20"/>
                <w:highlight w:val="none"/>
              </w:rPr>
            </w:pPr>
            <w:r>
              <w:rPr>
                <w:rFonts w:hint="eastAsia" w:ascii="仿宋" w:hAnsi="仿宋" w:eastAsia="仿宋" w:cs="仿宋"/>
                <w:w w:val="95"/>
                <w:sz w:val="20"/>
                <w:highlight w:val="none"/>
              </w:rPr>
              <w:t>合同号</w:t>
            </w:r>
            <w:r>
              <w:rPr>
                <w:rFonts w:hint="eastAsia" w:ascii="仿宋" w:hAnsi="仿宋" w:eastAsia="仿宋" w:cs="仿宋"/>
                <w:spacing w:val="-10"/>
                <w:w w:val="95"/>
                <w:sz w:val="20"/>
                <w:highlight w:val="none"/>
              </w:rPr>
              <w:t>：</w:t>
            </w:r>
          </w:p>
          <w:p w14:paraId="1B40613C">
            <w:pPr>
              <w:pStyle w:val="10"/>
              <w:pageBreakBefore w:val="0"/>
              <w:widowControl w:val="0"/>
              <w:kinsoku/>
              <w:wordWrap/>
              <w:overflowPunct/>
              <w:topLinePunct w:val="0"/>
              <w:autoSpaceDE/>
              <w:autoSpaceDN/>
              <w:bidi w:val="0"/>
              <w:adjustRightInd/>
              <w:snapToGrid/>
              <w:spacing w:before="27" w:line="240" w:lineRule="auto"/>
              <w:ind w:left="107"/>
              <w:textAlignment w:val="auto"/>
              <w:rPr>
                <w:rFonts w:hint="eastAsia" w:ascii="仿宋" w:hAnsi="仿宋" w:eastAsia="仿宋" w:cs="仿宋"/>
                <w:spacing w:val="-10"/>
                <w:w w:val="95"/>
                <w:sz w:val="20"/>
                <w:highlight w:val="none"/>
                <w:lang w:val="en-US" w:eastAsia="zh-CN"/>
              </w:rPr>
            </w:pPr>
          </w:p>
        </w:tc>
      </w:tr>
      <w:tr w14:paraId="1227B378">
        <w:trPr>
          <w:trHeight w:val="439" w:hRule="atLeast"/>
          <w:jc w:val="center"/>
        </w:trPr>
        <w:tc>
          <w:tcPr>
            <w:tcW w:w="3447" w:type="dxa"/>
            <w:gridSpan w:val="2"/>
          </w:tcPr>
          <w:p w14:paraId="000BC318">
            <w:pPr>
              <w:pStyle w:val="10"/>
              <w:pageBreakBefore w:val="0"/>
              <w:widowControl w:val="0"/>
              <w:kinsoku/>
              <w:wordWrap/>
              <w:overflowPunct/>
              <w:topLinePunct w:val="0"/>
              <w:autoSpaceDE/>
              <w:autoSpaceDN/>
              <w:bidi w:val="0"/>
              <w:adjustRightInd/>
              <w:snapToGrid/>
              <w:spacing w:before="28" w:line="240" w:lineRule="auto"/>
              <w:ind w:left="107"/>
              <w:textAlignment w:val="auto"/>
              <w:rPr>
                <w:rFonts w:hint="eastAsia" w:ascii="仿宋" w:hAnsi="仿宋" w:eastAsia="仿宋" w:cs="仿宋"/>
                <w:sz w:val="20"/>
                <w:lang w:val="en-US" w:eastAsia="zh-CN"/>
              </w:rPr>
            </w:pPr>
            <w:r>
              <w:rPr>
                <w:rFonts w:hint="eastAsia" w:ascii="仿宋" w:hAnsi="仿宋" w:eastAsia="仿宋" w:cs="仿宋"/>
                <w:w w:val="95"/>
                <w:sz w:val="20"/>
                <w:lang w:val="en-US" w:eastAsia="zh-CN"/>
              </w:rPr>
              <w:t>买受</w:t>
            </w:r>
            <w:r>
              <w:rPr>
                <w:rFonts w:hint="eastAsia" w:ascii="仿宋" w:hAnsi="仿宋" w:eastAsia="仿宋" w:cs="仿宋"/>
                <w:w w:val="95"/>
                <w:sz w:val="20"/>
              </w:rPr>
              <w:t>方（经办人</w:t>
            </w:r>
            <w:r>
              <w:rPr>
                <w:rFonts w:hint="eastAsia" w:ascii="仿宋" w:hAnsi="仿宋" w:eastAsia="仿宋" w:cs="仿宋"/>
                <w:spacing w:val="-5"/>
                <w:w w:val="95"/>
                <w:sz w:val="20"/>
              </w:rPr>
              <w:t>）</w:t>
            </w:r>
            <w:r>
              <w:rPr>
                <w:rFonts w:hint="eastAsia" w:ascii="仿宋" w:hAnsi="仿宋" w:eastAsia="仿宋" w:cs="仿宋"/>
                <w:spacing w:val="-5"/>
                <w:w w:val="95"/>
                <w:sz w:val="20"/>
                <w:lang w:val="en-US" w:eastAsia="zh-CN"/>
              </w:rPr>
              <w:t>:</w:t>
            </w:r>
          </w:p>
        </w:tc>
        <w:tc>
          <w:tcPr>
            <w:tcW w:w="2179" w:type="dxa"/>
            <w:gridSpan w:val="2"/>
          </w:tcPr>
          <w:p w14:paraId="27DE111F">
            <w:pPr>
              <w:pStyle w:val="10"/>
              <w:pageBreakBefore w:val="0"/>
              <w:widowControl w:val="0"/>
              <w:kinsoku/>
              <w:wordWrap/>
              <w:overflowPunct/>
              <w:topLinePunct w:val="0"/>
              <w:autoSpaceDE/>
              <w:autoSpaceDN/>
              <w:bidi w:val="0"/>
              <w:adjustRightInd/>
              <w:snapToGrid/>
              <w:spacing w:before="28" w:line="240" w:lineRule="auto"/>
              <w:ind w:left="107"/>
              <w:textAlignment w:val="auto"/>
              <w:rPr>
                <w:rFonts w:hint="eastAsia" w:ascii="仿宋" w:hAnsi="仿宋" w:eastAsia="仿宋" w:cs="仿宋"/>
                <w:sz w:val="20"/>
              </w:rPr>
            </w:pPr>
            <w:r>
              <w:rPr>
                <w:rFonts w:hint="eastAsia" w:ascii="仿宋" w:hAnsi="仿宋" w:eastAsia="仿宋" w:cs="仿宋"/>
                <w:w w:val="95"/>
                <w:sz w:val="20"/>
              </w:rPr>
              <w:t>联系电话</w:t>
            </w:r>
            <w:r>
              <w:rPr>
                <w:rFonts w:hint="eastAsia" w:ascii="仿宋" w:hAnsi="仿宋" w:eastAsia="仿宋" w:cs="仿宋"/>
                <w:spacing w:val="-10"/>
                <w:w w:val="95"/>
                <w:sz w:val="20"/>
              </w:rPr>
              <w:t>：</w:t>
            </w:r>
          </w:p>
        </w:tc>
        <w:tc>
          <w:tcPr>
            <w:tcW w:w="2785" w:type="dxa"/>
            <w:vMerge w:val="continue"/>
            <w:tcBorders>
              <w:top w:val="nil"/>
            </w:tcBorders>
          </w:tcPr>
          <w:p w14:paraId="59F2A48A">
            <w:pPr>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2"/>
                <w:szCs w:val="2"/>
              </w:rPr>
            </w:pPr>
          </w:p>
        </w:tc>
      </w:tr>
      <w:tr w14:paraId="769C3ECF">
        <w:trPr>
          <w:trHeight w:val="457" w:hRule="atLeast"/>
          <w:jc w:val="center"/>
        </w:trPr>
        <w:tc>
          <w:tcPr>
            <w:tcW w:w="2293" w:type="dxa"/>
          </w:tcPr>
          <w:p w14:paraId="6FC6B0DF">
            <w:pPr>
              <w:pStyle w:val="10"/>
              <w:pageBreakBefore w:val="0"/>
              <w:widowControl w:val="0"/>
              <w:kinsoku/>
              <w:wordWrap/>
              <w:overflowPunct/>
              <w:topLinePunct w:val="0"/>
              <w:autoSpaceDE/>
              <w:autoSpaceDN/>
              <w:bidi w:val="0"/>
              <w:adjustRightInd/>
              <w:snapToGrid/>
              <w:spacing w:before="29" w:line="240" w:lineRule="auto"/>
              <w:ind w:left="107"/>
              <w:textAlignment w:val="auto"/>
              <w:rPr>
                <w:rFonts w:hint="eastAsia" w:ascii="仿宋" w:hAnsi="仿宋" w:eastAsia="仿宋" w:cs="仿宋"/>
                <w:spacing w:val="-4"/>
                <w:w w:val="95"/>
                <w:sz w:val="20"/>
                <w:highlight w:val="none"/>
              </w:rPr>
            </w:pPr>
            <w:r>
              <w:rPr>
                <w:rFonts w:hint="eastAsia" w:ascii="仿宋" w:hAnsi="仿宋" w:eastAsia="仿宋" w:cs="仿宋"/>
                <w:spacing w:val="-4"/>
                <w:w w:val="95"/>
                <w:sz w:val="20"/>
                <w:highlight w:val="none"/>
              </w:rPr>
              <w:t>车型：</w:t>
            </w:r>
          </w:p>
          <w:p w14:paraId="0F7E506E">
            <w:pPr>
              <w:pStyle w:val="10"/>
              <w:pageBreakBefore w:val="0"/>
              <w:widowControl w:val="0"/>
              <w:kinsoku/>
              <w:wordWrap/>
              <w:overflowPunct/>
              <w:topLinePunct w:val="0"/>
              <w:autoSpaceDE/>
              <w:autoSpaceDN/>
              <w:bidi w:val="0"/>
              <w:adjustRightInd/>
              <w:snapToGrid/>
              <w:spacing w:before="29" w:line="240" w:lineRule="auto"/>
              <w:ind w:left="107"/>
              <w:textAlignment w:val="auto"/>
              <w:rPr>
                <w:rFonts w:hint="default" w:ascii="仿宋" w:hAnsi="仿宋" w:eastAsia="仿宋" w:cs="仿宋"/>
                <w:spacing w:val="-4"/>
                <w:w w:val="95"/>
                <w:sz w:val="20"/>
                <w:highlight w:val="none"/>
                <w:lang w:val="en-US" w:eastAsia="zh-CN"/>
              </w:rPr>
            </w:pPr>
            <w:del w:id="0" w:author="fafa" w:date="2026-05-12T22:34:19Z">
              <w:r>
                <w:rPr>
                  <w:rFonts w:hint="eastAsia" w:ascii="仿宋" w:hAnsi="仿宋" w:eastAsia="仿宋" w:cs="仿宋"/>
                  <w:sz w:val="24"/>
                  <w:szCs w:val="24"/>
                  <w:highlight w:val="none"/>
                  <w:u w:val="single"/>
                </w:rPr>
                <w:delText>虎VR单排厢货</w:delText>
              </w:r>
            </w:del>
          </w:p>
        </w:tc>
        <w:tc>
          <w:tcPr>
            <w:tcW w:w="1154" w:type="dxa"/>
          </w:tcPr>
          <w:p w14:paraId="41FFF4DD">
            <w:pPr>
              <w:pStyle w:val="10"/>
              <w:pageBreakBefore w:val="0"/>
              <w:widowControl w:val="0"/>
              <w:kinsoku/>
              <w:wordWrap/>
              <w:overflowPunct/>
              <w:topLinePunct w:val="0"/>
              <w:autoSpaceDE/>
              <w:autoSpaceDN/>
              <w:bidi w:val="0"/>
              <w:adjustRightInd/>
              <w:snapToGrid/>
              <w:spacing w:before="29" w:line="240" w:lineRule="auto"/>
              <w:ind w:left="106"/>
              <w:textAlignment w:val="auto"/>
              <w:rPr>
                <w:rFonts w:hint="eastAsia" w:ascii="仿宋" w:hAnsi="仿宋" w:eastAsia="仿宋" w:cs="仿宋"/>
                <w:spacing w:val="-4"/>
                <w:w w:val="95"/>
                <w:sz w:val="20"/>
                <w:highlight w:val="none"/>
              </w:rPr>
            </w:pPr>
            <w:r>
              <w:rPr>
                <w:rFonts w:hint="eastAsia" w:ascii="仿宋" w:hAnsi="仿宋" w:eastAsia="仿宋" w:cs="仿宋"/>
                <w:spacing w:val="-4"/>
                <w:w w:val="95"/>
                <w:sz w:val="20"/>
                <w:highlight w:val="none"/>
              </w:rPr>
              <w:t>车牌：</w:t>
            </w:r>
          </w:p>
          <w:p w14:paraId="53F91203">
            <w:pPr>
              <w:pStyle w:val="10"/>
              <w:pageBreakBefore w:val="0"/>
              <w:widowControl w:val="0"/>
              <w:kinsoku/>
              <w:wordWrap/>
              <w:overflowPunct/>
              <w:topLinePunct w:val="0"/>
              <w:autoSpaceDE/>
              <w:autoSpaceDN/>
              <w:bidi w:val="0"/>
              <w:adjustRightInd/>
              <w:snapToGrid/>
              <w:spacing w:before="29" w:line="240" w:lineRule="auto"/>
              <w:ind w:left="106"/>
              <w:textAlignment w:val="auto"/>
              <w:rPr>
                <w:rFonts w:hint="eastAsia" w:ascii="仿宋" w:hAnsi="仿宋" w:eastAsia="仿宋" w:cs="仿宋"/>
                <w:spacing w:val="-4"/>
                <w:w w:val="95"/>
                <w:sz w:val="20"/>
                <w:highlight w:val="none"/>
                <w:lang w:val="en-US" w:eastAsia="zh-CN"/>
              </w:rPr>
            </w:pPr>
          </w:p>
        </w:tc>
        <w:tc>
          <w:tcPr>
            <w:tcW w:w="2179" w:type="dxa"/>
            <w:gridSpan w:val="2"/>
          </w:tcPr>
          <w:p w14:paraId="55D1DE0E">
            <w:pPr>
              <w:pStyle w:val="10"/>
              <w:pageBreakBefore w:val="0"/>
              <w:widowControl w:val="0"/>
              <w:kinsoku/>
              <w:wordWrap/>
              <w:overflowPunct/>
              <w:topLinePunct w:val="0"/>
              <w:autoSpaceDE/>
              <w:autoSpaceDN/>
              <w:bidi w:val="0"/>
              <w:adjustRightInd/>
              <w:snapToGrid/>
              <w:spacing w:before="29" w:line="240" w:lineRule="auto"/>
              <w:ind w:left="107"/>
              <w:textAlignment w:val="auto"/>
              <w:rPr>
                <w:rFonts w:hint="eastAsia" w:ascii="仿宋" w:hAnsi="仿宋" w:eastAsia="仿宋" w:cs="仿宋"/>
                <w:spacing w:val="-4"/>
                <w:w w:val="95"/>
                <w:sz w:val="20"/>
                <w:highlight w:val="none"/>
                <w:lang w:val="en-US" w:eastAsia="zh-CN"/>
              </w:rPr>
            </w:pPr>
            <w:r>
              <w:rPr>
                <w:rFonts w:hint="eastAsia" w:ascii="仿宋" w:hAnsi="仿宋" w:eastAsia="仿宋" w:cs="仿宋"/>
                <w:spacing w:val="-4"/>
                <w:w w:val="95"/>
                <w:sz w:val="20"/>
                <w:highlight w:val="none"/>
              </w:rPr>
              <w:t>VIN：</w:t>
            </w:r>
          </w:p>
          <w:p w14:paraId="55EC1A35">
            <w:pPr>
              <w:keepNext w:val="0"/>
              <w:keepLines w:val="0"/>
              <w:pageBreakBefore w:val="0"/>
              <w:widowControl w:val="0"/>
              <w:kinsoku/>
              <w:wordWrap/>
              <w:overflowPunct/>
              <w:topLinePunct w:val="0"/>
              <w:autoSpaceDE/>
              <w:autoSpaceDN/>
              <w:bidi w:val="0"/>
              <w:adjustRightInd/>
              <w:snapToGrid/>
              <w:spacing w:line="480" w:lineRule="auto"/>
              <w:ind w:left="0" w:leftChars="0" w:firstLine="0" w:firstLineChars="0"/>
              <w:jc w:val="left"/>
              <w:textAlignment w:val="auto"/>
              <w:rPr>
                <w:rFonts w:hint="eastAsia" w:ascii="仿宋" w:hAnsi="仿宋" w:eastAsia="仿宋" w:cs="仿宋"/>
                <w:sz w:val="24"/>
                <w:szCs w:val="24"/>
                <w:highlight w:val="none"/>
                <w:u w:val="single"/>
                <w:lang w:val="en-US" w:eastAsia="zh-CN"/>
              </w:rPr>
            </w:pPr>
            <w:del w:id="1" w:author="fafa" w:date="2026-05-12T22:34:23Z">
              <w:r>
                <w:rPr>
                  <w:rFonts w:hint="eastAsia" w:ascii="仿宋" w:hAnsi="仿宋" w:eastAsia="仿宋" w:cs="仿宋"/>
                  <w:sz w:val="24"/>
                  <w:szCs w:val="24"/>
                  <w:highlight w:val="none"/>
                  <w:u w:val="single"/>
                  <w:lang w:val="en-US" w:eastAsia="zh-CN"/>
                </w:rPr>
                <w:delText>LFNA4LC73TAE16802</w:delText>
              </w:r>
            </w:del>
          </w:p>
          <w:p w14:paraId="30DA6F43">
            <w:pPr>
              <w:pStyle w:val="10"/>
              <w:pageBreakBefore w:val="0"/>
              <w:widowControl w:val="0"/>
              <w:kinsoku/>
              <w:wordWrap/>
              <w:overflowPunct/>
              <w:topLinePunct w:val="0"/>
              <w:autoSpaceDE/>
              <w:autoSpaceDN/>
              <w:bidi w:val="0"/>
              <w:adjustRightInd/>
              <w:snapToGrid/>
              <w:spacing w:before="29" w:line="240" w:lineRule="auto"/>
              <w:textAlignment w:val="auto"/>
              <w:rPr>
                <w:rFonts w:hint="eastAsia" w:ascii="仿宋" w:hAnsi="仿宋" w:eastAsia="仿宋" w:cs="仿宋"/>
                <w:sz w:val="20"/>
                <w:highlight w:val="none"/>
                <w:lang w:val="en-US" w:eastAsia="zh-CN"/>
              </w:rPr>
            </w:pPr>
          </w:p>
        </w:tc>
        <w:tc>
          <w:tcPr>
            <w:tcW w:w="2785" w:type="dxa"/>
          </w:tcPr>
          <w:p w14:paraId="7077A9AE">
            <w:pPr>
              <w:pStyle w:val="10"/>
              <w:pageBreakBefore w:val="0"/>
              <w:widowControl w:val="0"/>
              <w:kinsoku/>
              <w:wordWrap/>
              <w:overflowPunct/>
              <w:topLinePunct w:val="0"/>
              <w:autoSpaceDE/>
              <w:autoSpaceDN/>
              <w:bidi w:val="0"/>
              <w:adjustRightInd/>
              <w:snapToGrid/>
              <w:spacing w:before="29" w:line="240" w:lineRule="auto"/>
              <w:ind w:left="107"/>
              <w:textAlignment w:val="auto"/>
              <w:rPr>
                <w:rFonts w:hint="eastAsia" w:ascii="仿宋" w:hAnsi="仿宋" w:eastAsia="仿宋" w:cs="仿宋"/>
                <w:sz w:val="20"/>
                <w:lang w:val="en-US" w:eastAsia="zh-CN"/>
              </w:rPr>
            </w:pPr>
            <w:r>
              <w:rPr>
                <w:rFonts w:hint="eastAsia" w:ascii="仿宋" w:hAnsi="仿宋" w:eastAsia="仿宋" w:cs="仿宋"/>
                <w:spacing w:val="-4"/>
                <w:w w:val="95"/>
                <w:sz w:val="20"/>
              </w:rPr>
              <w:t>颜色：</w:t>
            </w:r>
          </w:p>
        </w:tc>
      </w:tr>
      <w:tr w14:paraId="693F0693">
        <w:trPr>
          <w:trHeight w:val="342" w:hRule="atLeast"/>
          <w:jc w:val="center"/>
        </w:trPr>
        <w:tc>
          <w:tcPr>
            <w:tcW w:w="8411" w:type="dxa"/>
            <w:gridSpan w:val="5"/>
          </w:tcPr>
          <w:p w14:paraId="7643B934">
            <w:pPr>
              <w:pStyle w:val="10"/>
              <w:pageBreakBefore w:val="0"/>
              <w:widowControl w:val="0"/>
              <w:kinsoku/>
              <w:wordWrap/>
              <w:overflowPunct/>
              <w:topLinePunct w:val="0"/>
              <w:autoSpaceDE/>
              <w:autoSpaceDN/>
              <w:bidi w:val="0"/>
              <w:adjustRightInd/>
              <w:snapToGrid/>
              <w:spacing w:before="27" w:line="240" w:lineRule="auto"/>
              <w:ind w:left="107"/>
              <w:textAlignment w:val="auto"/>
              <w:rPr>
                <w:rFonts w:hint="eastAsia" w:ascii="仿宋" w:hAnsi="仿宋" w:eastAsia="仿宋" w:cs="仿宋"/>
                <w:sz w:val="20"/>
              </w:rPr>
            </w:pPr>
            <w:r>
              <w:rPr>
                <w:rFonts w:hint="eastAsia" w:ascii="仿宋" w:hAnsi="仿宋" w:eastAsia="仿宋" w:cs="仿宋"/>
                <w:w w:val="95"/>
                <w:sz w:val="20"/>
              </w:rPr>
              <w:t>电池编号</w:t>
            </w:r>
            <w:r>
              <w:rPr>
                <w:rFonts w:hint="eastAsia" w:ascii="仿宋" w:hAnsi="仿宋" w:eastAsia="仿宋" w:cs="仿宋"/>
                <w:spacing w:val="-10"/>
                <w:w w:val="95"/>
                <w:sz w:val="20"/>
              </w:rPr>
              <w:t>：</w:t>
            </w:r>
          </w:p>
        </w:tc>
      </w:tr>
      <w:tr w14:paraId="06094FB9">
        <w:trPr>
          <w:trHeight w:val="341" w:hRule="atLeast"/>
          <w:jc w:val="center"/>
        </w:trPr>
        <w:tc>
          <w:tcPr>
            <w:tcW w:w="8411" w:type="dxa"/>
            <w:gridSpan w:val="5"/>
          </w:tcPr>
          <w:p w14:paraId="727D2AED">
            <w:pPr>
              <w:pStyle w:val="10"/>
              <w:pageBreakBefore w:val="0"/>
              <w:widowControl w:val="0"/>
              <w:kinsoku/>
              <w:wordWrap/>
              <w:overflowPunct/>
              <w:topLinePunct w:val="0"/>
              <w:autoSpaceDE/>
              <w:autoSpaceDN/>
              <w:bidi w:val="0"/>
              <w:adjustRightInd/>
              <w:snapToGrid/>
              <w:spacing w:before="28" w:line="240" w:lineRule="auto"/>
              <w:ind w:left="108"/>
              <w:textAlignment w:val="auto"/>
              <w:rPr>
                <w:rFonts w:hint="eastAsia" w:ascii="仿宋" w:hAnsi="仿宋" w:eastAsia="仿宋" w:cs="仿宋"/>
                <w:sz w:val="20"/>
              </w:rPr>
            </w:pPr>
            <w:r>
              <w:rPr>
                <w:rFonts w:hint="eastAsia" w:ascii="仿宋" w:hAnsi="仿宋" w:eastAsia="仿宋" w:cs="仿宋"/>
                <w:w w:val="95"/>
                <w:sz w:val="20"/>
              </w:rPr>
              <w:t>交车时里程数</w:t>
            </w:r>
            <w:r>
              <w:rPr>
                <w:rFonts w:hint="eastAsia" w:ascii="仿宋" w:hAnsi="仿宋" w:eastAsia="仿宋" w:cs="仿宋"/>
                <w:spacing w:val="-10"/>
                <w:w w:val="95"/>
                <w:sz w:val="20"/>
              </w:rPr>
              <w:t>：</w:t>
            </w:r>
          </w:p>
        </w:tc>
      </w:tr>
      <w:tr w14:paraId="3DF0B5C8">
        <w:trPr>
          <w:trHeight w:val="316" w:hRule="atLeast"/>
          <w:jc w:val="center"/>
        </w:trPr>
        <w:tc>
          <w:tcPr>
            <w:tcW w:w="8411" w:type="dxa"/>
            <w:gridSpan w:val="5"/>
          </w:tcPr>
          <w:p w14:paraId="6E19EDBD">
            <w:pPr>
              <w:pStyle w:val="10"/>
              <w:pageBreakBefore w:val="0"/>
              <w:widowControl w:val="0"/>
              <w:tabs>
                <w:tab w:val="left" w:pos="1908"/>
                <w:tab w:val="left" w:pos="2407"/>
                <w:tab w:val="left" w:pos="2906"/>
              </w:tabs>
              <w:kinsoku/>
              <w:wordWrap/>
              <w:overflowPunct/>
              <w:topLinePunct w:val="0"/>
              <w:autoSpaceDE/>
              <w:autoSpaceDN/>
              <w:bidi w:val="0"/>
              <w:adjustRightInd/>
              <w:snapToGrid/>
              <w:spacing w:before="29" w:line="240" w:lineRule="auto"/>
              <w:ind w:left="108"/>
              <w:textAlignment w:val="auto"/>
              <w:rPr>
                <w:rFonts w:hint="eastAsia" w:ascii="仿宋" w:hAnsi="仿宋" w:eastAsia="仿宋" w:cs="仿宋"/>
                <w:sz w:val="20"/>
              </w:rPr>
            </w:pPr>
            <w:r>
              <w:rPr>
                <w:rFonts w:hint="eastAsia" w:ascii="仿宋" w:hAnsi="仿宋" w:eastAsia="仿宋" w:cs="仿宋"/>
                <w:w w:val="95"/>
                <w:sz w:val="20"/>
              </w:rPr>
              <w:t>实际交车时间</w:t>
            </w:r>
            <w:r>
              <w:rPr>
                <w:rFonts w:hint="eastAsia" w:ascii="仿宋" w:hAnsi="仿宋" w:eastAsia="仿宋" w:cs="仿宋"/>
                <w:spacing w:val="-10"/>
                <w:w w:val="95"/>
                <w:sz w:val="20"/>
              </w:rPr>
              <w:t>：</w:t>
            </w:r>
            <w:r>
              <w:rPr>
                <w:rFonts w:hint="eastAsia" w:ascii="仿宋" w:hAnsi="仿宋" w:eastAsia="仿宋" w:cs="仿宋"/>
                <w:spacing w:val="-10"/>
                <w:w w:val="95"/>
                <w:sz w:val="20"/>
                <w:lang w:val="en-US" w:eastAsia="zh-CN"/>
              </w:rPr>
              <w:t xml:space="preserve">  </w:t>
            </w:r>
            <w:r>
              <w:rPr>
                <w:rFonts w:hint="eastAsia" w:ascii="仿宋" w:hAnsi="仿宋" w:eastAsia="仿宋" w:cs="仿宋"/>
                <w:spacing w:val="-10"/>
                <w:sz w:val="20"/>
              </w:rPr>
              <w:t>年</w:t>
            </w:r>
            <w:r>
              <w:rPr>
                <w:rFonts w:hint="eastAsia" w:ascii="仿宋" w:hAnsi="仿宋" w:eastAsia="仿宋" w:cs="仿宋"/>
                <w:spacing w:val="-10"/>
                <w:sz w:val="20"/>
                <w:lang w:val="en-US" w:eastAsia="zh-CN"/>
              </w:rPr>
              <w:t xml:space="preserve">  </w:t>
            </w:r>
            <w:r>
              <w:rPr>
                <w:rFonts w:hint="eastAsia" w:ascii="仿宋" w:hAnsi="仿宋" w:eastAsia="仿宋" w:cs="仿宋"/>
                <w:spacing w:val="-10"/>
                <w:sz w:val="20"/>
              </w:rPr>
              <w:t>月</w:t>
            </w:r>
            <w:r>
              <w:rPr>
                <w:rFonts w:hint="eastAsia" w:ascii="仿宋" w:hAnsi="仿宋" w:eastAsia="仿宋" w:cs="仿宋"/>
                <w:spacing w:val="-10"/>
                <w:sz w:val="20"/>
                <w:lang w:val="en-US" w:eastAsia="zh-CN"/>
              </w:rPr>
              <w:t xml:space="preserve">    </w:t>
            </w:r>
            <w:r>
              <w:rPr>
                <w:rFonts w:hint="eastAsia" w:ascii="仿宋" w:hAnsi="仿宋" w:eastAsia="仿宋" w:cs="仿宋"/>
                <w:spacing w:val="-10"/>
                <w:sz w:val="20"/>
              </w:rPr>
              <w:t>日</w:t>
            </w:r>
            <w:r>
              <w:rPr>
                <w:rFonts w:hint="eastAsia" w:ascii="仿宋" w:hAnsi="仿宋" w:eastAsia="仿宋" w:cs="仿宋"/>
                <w:spacing w:val="-10"/>
                <w:sz w:val="20"/>
                <w:lang w:val="en-US" w:eastAsia="zh-CN"/>
              </w:rPr>
              <w:t xml:space="preserve"> </w:t>
            </w:r>
          </w:p>
        </w:tc>
      </w:tr>
      <w:tr w14:paraId="097708CB">
        <w:trPr>
          <w:trHeight w:val="343" w:hRule="atLeast"/>
          <w:jc w:val="center"/>
        </w:trPr>
        <w:tc>
          <w:tcPr>
            <w:tcW w:w="8411" w:type="dxa"/>
            <w:gridSpan w:val="5"/>
          </w:tcPr>
          <w:p w14:paraId="6E0CEB5D">
            <w:pPr>
              <w:pStyle w:val="10"/>
              <w:pageBreakBefore w:val="0"/>
              <w:widowControl w:val="0"/>
              <w:kinsoku/>
              <w:wordWrap/>
              <w:overflowPunct/>
              <w:topLinePunct w:val="0"/>
              <w:autoSpaceDE/>
              <w:autoSpaceDN/>
              <w:bidi w:val="0"/>
              <w:adjustRightInd/>
              <w:snapToGrid/>
              <w:spacing w:before="17" w:line="240" w:lineRule="auto"/>
              <w:ind w:firstLine="200" w:firstLineChars="100"/>
              <w:textAlignment w:val="auto"/>
              <w:rPr>
                <w:rFonts w:hint="eastAsia" w:ascii="仿宋" w:hAnsi="仿宋" w:eastAsia="仿宋" w:cs="仿宋"/>
                <w:sz w:val="22"/>
              </w:rPr>
            </w:pPr>
            <w:r>
              <w:rPr>
                <w:rFonts w:hint="eastAsia" w:ascii="仿宋" w:hAnsi="仿宋" w:eastAsia="仿宋" w:cs="仿宋"/>
                <w:sz w:val="20"/>
              </w:rPr>
              <w:t>车辆状况</w:t>
            </w:r>
          </w:p>
        </w:tc>
      </w:tr>
      <w:tr w14:paraId="352A085B">
        <w:trPr>
          <w:trHeight w:val="2807" w:hRule="atLeast"/>
          <w:jc w:val="center"/>
        </w:trPr>
        <w:tc>
          <w:tcPr>
            <w:tcW w:w="8411" w:type="dxa"/>
            <w:gridSpan w:val="5"/>
          </w:tcPr>
          <w:p w14:paraId="677990D5">
            <w:pPr>
              <w:pStyle w:val="10"/>
              <w:pageBreakBefore w:val="0"/>
              <w:widowControl w:val="0"/>
              <w:kinsoku/>
              <w:wordWrap/>
              <w:overflowPunct/>
              <w:topLinePunct w:val="0"/>
              <w:autoSpaceDE/>
              <w:autoSpaceDN/>
              <w:bidi w:val="0"/>
              <w:adjustRightInd/>
              <w:snapToGrid/>
              <w:spacing w:before="2" w:line="240" w:lineRule="auto"/>
              <w:ind w:firstLine="200" w:firstLineChars="100"/>
              <w:textAlignment w:val="auto"/>
              <w:rPr>
                <w:rFonts w:hint="eastAsia" w:ascii="仿宋" w:hAnsi="仿宋" w:eastAsia="仿宋" w:cs="仿宋"/>
                <w:sz w:val="4"/>
              </w:rPr>
            </w:pPr>
            <w:r>
              <w:rPr>
                <w:rFonts w:hint="eastAsia" w:ascii="仿宋" w:hAnsi="仿宋" w:eastAsia="仿宋" w:cs="仿宋"/>
                <w:sz w:val="20"/>
              </w:rPr>
              <w:t>车辆外观</w:t>
            </w:r>
            <w:r>
              <w:rPr>
                <w:rFonts w:hint="eastAsia" w:ascii="仿宋" w:hAnsi="仿宋" w:eastAsia="仿宋" w:cs="仿宋"/>
                <w:spacing w:val="-9"/>
                <w:sz w:val="20"/>
              </w:rPr>
              <w:t xml:space="preserve"> </w:t>
            </w:r>
          </w:p>
          <w:p w14:paraId="568A00CF">
            <w:pPr>
              <w:pStyle w:val="10"/>
              <w:pageBreakBefore w:val="0"/>
              <w:widowControl w:val="0"/>
              <w:kinsoku/>
              <w:wordWrap/>
              <w:overflowPunct/>
              <w:topLinePunct w:val="0"/>
              <w:autoSpaceDE/>
              <w:autoSpaceDN/>
              <w:bidi w:val="0"/>
              <w:adjustRightInd/>
              <w:snapToGrid/>
              <w:spacing w:line="240" w:lineRule="auto"/>
              <w:ind w:left="607"/>
              <w:textAlignment w:val="auto"/>
              <w:rPr>
                <w:rFonts w:hint="eastAsia" w:ascii="仿宋" w:hAnsi="仿宋" w:eastAsia="仿宋" w:cs="仿宋"/>
                <w:sz w:val="6"/>
              </w:rPr>
            </w:pPr>
            <w:r>
              <w:rPr>
                <w:rFonts w:hint="eastAsia" w:ascii="仿宋" w:hAnsi="仿宋" w:eastAsia="仿宋" w:cs="仿宋"/>
                <w:sz w:val="6"/>
                <w:lang w:val="en-US" w:eastAsia="zh-CN"/>
              </w:rPr>
              <w:t xml:space="preserve">                                                    </w:t>
            </w:r>
            <w:r>
              <w:rPr>
                <w:rFonts w:hint="eastAsia" w:ascii="仿宋" w:hAnsi="仿宋" w:eastAsia="仿宋" w:cs="仿宋"/>
                <w:sz w:val="20"/>
              </w:rPr>
              <mc:AlternateContent>
                <mc:Choice Requires="wpg">
                  <w:drawing>
                    <wp:inline distT="0" distB="0" distL="114300" distR="114300">
                      <wp:extent cx="2056130" cy="1531620"/>
                      <wp:effectExtent l="0" t="0" r="1270" b="17780"/>
                      <wp:docPr id="3" name="组合 3"/>
                      <wp:cNvGraphicFramePr/>
                      <a:graphic xmlns:a="http://schemas.openxmlformats.org/drawingml/2006/main">
                        <a:graphicData uri="http://schemas.microsoft.com/office/word/2010/wordprocessingGroup">
                          <wpg:wgp>
                            <wpg:cNvGrpSpPr/>
                            <wpg:grpSpPr>
                              <a:xfrm>
                                <a:off x="0" y="0"/>
                                <a:ext cx="2056130" cy="1531620"/>
                                <a:chOff x="0" y="0"/>
                                <a:chExt cx="3284" cy="2674"/>
                              </a:xfrm>
                            </wpg:grpSpPr>
                            <pic:pic xmlns:pic="http://schemas.openxmlformats.org/drawingml/2006/picture">
                              <pic:nvPicPr>
                                <pic:cNvPr id="29" name="docshape6"/>
                                <pic:cNvPicPr>
                                  <a:picLocks noChangeAspect="1"/>
                                </pic:cNvPicPr>
                              </pic:nvPicPr>
                              <pic:blipFill>
                                <a:blip r:embed="rId5"/>
                                <a:stretch>
                                  <a:fillRect/>
                                </a:stretch>
                              </pic:blipFill>
                              <pic:spPr>
                                <a:xfrm>
                                  <a:off x="300" y="0"/>
                                  <a:ext cx="2336" cy="836"/>
                                </a:xfrm>
                                <a:prstGeom prst="rect">
                                  <a:avLst/>
                                </a:prstGeom>
                                <a:noFill/>
                                <a:ln>
                                  <a:noFill/>
                                </a:ln>
                              </pic:spPr>
                            </pic:pic>
                            <pic:pic xmlns:pic="http://schemas.openxmlformats.org/drawingml/2006/picture">
                              <pic:nvPicPr>
                                <pic:cNvPr id="30" name="docshape7"/>
                                <pic:cNvPicPr>
                                  <a:picLocks noChangeAspect="1"/>
                                </pic:cNvPicPr>
                              </pic:nvPicPr>
                              <pic:blipFill>
                                <a:blip r:embed="rId6"/>
                                <a:stretch>
                                  <a:fillRect/>
                                </a:stretch>
                              </pic:blipFill>
                              <pic:spPr>
                                <a:xfrm>
                                  <a:off x="0" y="890"/>
                                  <a:ext cx="1229" cy="917"/>
                                </a:xfrm>
                                <a:prstGeom prst="rect">
                                  <a:avLst/>
                                </a:prstGeom>
                                <a:noFill/>
                                <a:ln>
                                  <a:noFill/>
                                </a:ln>
                              </pic:spPr>
                            </pic:pic>
                            <pic:pic xmlns:pic="http://schemas.openxmlformats.org/drawingml/2006/picture">
                              <pic:nvPicPr>
                                <pic:cNvPr id="31" name="docshape8"/>
                                <pic:cNvPicPr>
                                  <a:picLocks noChangeAspect="1"/>
                                </pic:cNvPicPr>
                              </pic:nvPicPr>
                              <pic:blipFill>
                                <a:blip r:embed="rId7"/>
                                <a:stretch>
                                  <a:fillRect/>
                                </a:stretch>
                              </pic:blipFill>
                              <pic:spPr>
                                <a:xfrm>
                                  <a:off x="2030" y="921"/>
                                  <a:ext cx="1253" cy="898"/>
                                </a:xfrm>
                                <a:prstGeom prst="rect">
                                  <a:avLst/>
                                </a:prstGeom>
                                <a:noFill/>
                                <a:ln>
                                  <a:noFill/>
                                </a:ln>
                              </pic:spPr>
                            </pic:pic>
                            <pic:pic xmlns:pic="http://schemas.openxmlformats.org/drawingml/2006/picture">
                              <pic:nvPicPr>
                                <pic:cNvPr id="32" name="docshape9"/>
                                <pic:cNvPicPr>
                                  <a:picLocks noChangeAspect="1"/>
                                </pic:cNvPicPr>
                              </pic:nvPicPr>
                              <pic:blipFill>
                                <a:blip r:embed="rId8"/>
                                <a:stretch>
                                  <a:fillRect/>
                                </a:stretch>
                              </pic:blipFill>
                              <pic:spPr>
                                <a:xfrm>
                                  <a:off x="600" y="1886"/>
                                  <a:ext cx="2160" cy="788"/>
                                </a:xfrm>
                                <a:prstGeom prst="rect">
                                  <a:avLst/>
                                </a:prstGeom>
                                <a:noFill/>
                                <a:ln>
                                  <a:noFill/>
                                </a:ln>
                              </pic:spPr>
                            </pic:pic>
                          </wpg:wgp>
                        </a:graphicData>
                      </a:graphic>
                    </wp:inline>
                  </w:drawing>
                </mc:Choice>
                <mc:Fallback>
                  <w:pict>
                    <v:group id="_x0000_s1026" o:spid="_x0000_s1026" o:spt="203" style="height:120.6pt;width:161.9pt;" coordsize="3284,2674" o:gfxdata="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">
                      <o:lock v:ext="edit" aspectratio="f"/>
                      <v:shape id="docshape6" o:spid="_x0000_s1026" o:spt="75" type="#_x0000_t75" style="position:absolute;left:300;top:0;height:836;width:2336;" filled="f" o:preferrelative="t" stroked="f" coordsize="21600,21600" o:gfxdata="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Sddi8AAAA&#10;2wAAAA8AAAAAAAAAAQAgAAAAIgAAAGRycy9kb3ducmV2LnhtbFBLAQIUABQAAAAIAIdO4kAzLwWe&#10;OwAAADkAAAAQAAAAAAAAAAEAIAAAAAsBAABkcnMvc2hhcGV4bWwueG1sUEsFBgAAAAAGAAYAWwEA&#10;ALUDAAAAAA==&#10;">
                        <v:fill on="f" focussize="0,0"/>
                        <v:stroke on="f"/>
                        <v:imagedata r:id="rId5" o:title=""/>
                        <o:lock v:ext="edit" aspectratio="t"/>
                      </v:shape>
                      <v:shape id="docshape7" o:spid="_x0000_s1026" o:spt="75" type="#_x0000_t75" style="position:absolute;left:0;top:890;height:917;width:1229;" filled="f" o:preferrelative="t" stroked="f" coordsize="21600,21600" o:gfxdata="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iDZXO5AAAA2wAA&#10;AA8AAAAAAAAAAQAgAAAAIgAAAGRycy9kb3ducmV2LnhtbFBLAQIUABQAAAAIAIdO4kAzLwWeOwAA&#10;ADkAAAAQAAAAAAAAAAEAIAAAAAgBAABkcnMvc2hhcGV4bWwueG1sUEsFBgAAAAAGAAYAWwEAALID&#10;AAAAAA==&#10;">
                        <v:fill on="f" focussize="0,0"/>
                        <v:stroke on="f"/>
                        <v:imagedata r:id="rId6" o:title=""/>
                        <o:lock v:ext="edit" aspectratio="t"/>
                      </v:shape>
                      <v:shape id="docshape8" o:spid="_x0000_s1026" o:spt="75" type="#_x0000_t75" style="position:absolute;left:2030;top:921;height:898;width:1253;" filled="f" o:preferrelative="t" stroked="f" coordsize="21600,21600" o:gfxdata="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fOL474A&#10;AADbAAAADwAAAAAAAAABACAAAAAiAAAAZHJzL2Rvd25yZXYueG1sUEsBAhQAFAAAAAgAh07iQDMv&#10;BZ47AAAAOQAAABAAAAAAAAAAAQAgAAAADQEAAGRycy9zaGFwZXhtbC54bWxQSwUGAAAAAAYABgBb&#10;AQAAtwMAAAAA&#10;">
                        <v:fill on="f" focussize="0,0"/>
                        <v:stroke on="f"/>
                        <v:imagedata r:id="rId7" o:title=""/>
                        <o:lock v:ext="edit" aspectratio="t"/>
                      </v:shape>
                      <v:shape id="docshape9" o:spid="_x0000_s1026" o:spt="75" type="#_x0000_t75" style="position:absolute;left:600;top:1886;height:788;width:2160;" filled="f" o:preferrelative="t" stroked="f" coordsize="21600,21600" o:gfxdata="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qsz4vQAA&#10;ANsAAAAPAAAAAAAAAAEAIAAAACIAAABkcnMvZG93bnJldi54bWxQSwECFAAUAAAACACHTuJAMy8F&#10;njsAAAA5AAAAEAAAAAAAAAABACAAAAAMAQAAZHJzL3NoYXBleG1sLnhtbFBLBQYAAAAABgAGAFsB&#10;AAC2AwAAAAA=&#10;">
                        <v:fill on="f" focussize="0,0"/>
                        <v:stroke on="f"/>
                        <v:imagedata r:id="rId8" o:title=""/>
                        <o:lock v:ext="edit" aspectratio="t"/>
                      </v:shape>
                      <w10:wrap type="none"/>
                      <w10:anchorlock/>
                    </v:group>
                  </w:pict>
                </mc:Fallback>
              </mc:AlternateContent>
            </w:r>
          </w:p>
          <w:p w14:paraId="62FFCDA3">
            <w:pPr>
              <w:pStyle w:val="10"/>
              <w:pageBreakBefore w:val="0"/>
              <w:widowControl w:val="0"/>
              <w:kinsoku/>
              <w:wordWrap/>
              <w:overflowPunct/>
              <w:topLinePunct w:val="0"/>
              <w:autoSpaceDE/>
              <w:autoSpaceDN/>
              <w:bidi w:val="0"/>
              <w:adjustRightInd/>
              <w:snapToGrid/>
              <w:spacing w:line="240" w:lineRule="auto"/>
              <w:textAlignment w:val="auto"/>
              <w:rPr>
                <w:rFonts w:hint="eastAsia" w:ascii="仿宋" w:hAnsi="仿宋" w:eastAsia="仿宋" w:cs="仿宋"/>
                <w:sz w:val="20"/>
              </w:rPr>
            </w:pPr>
          </w:p>
        </w:tc>
      </w:tr>
      <w:tr w14:paraId="10C830C1">
        <w:trPr>
          <w:trHeight w:val="312" w:hRule="atLeast"/>
          <w:jc w:val="center"/>
        </w:trPr>
        <w:tc>
          <w:tcPr>
            <w:tcW w:w="8411" w:type="dxa"/>
            <w:gridSpan w:val="5"/>
          </w:tcPr>
          <w:p w14:paraId="0D42101E">
            <w:pPr>
              <w:pStyle w:val="10"/>
              <w:pageBreakBefore w:val="0"/>
              <w:widowControl w:val="0"/>
              <w:tabs>
                <w:tab w:val="left" w:pos="7595"/>
              </w:tabs>
              <w:kinsoku/>
              <w:wordWrap/>
              <w:overflowPunct/>
              <w:topLinePunct w:val="0"/>
              <w:autoSpaceDE/>
              <w:autoSpaceDN/>
              <w:bidi w:val="0"/>
              <w:adjustRightInd/>
              <w:snapToGrid/>
              <w:spacing w:before="28" w:line="240" w:lineRule="auto"/>
              <w:ind w:left="107"/>
              <w:textAlignment w:val="auto"/>
              <w:rPr>
                <w:rFonts w:hint="eastAsia" w:ascii="仿宋" w:hAnsi="仿宋" w:eastAsia="仿宋" w:cs="仿宋"/>
                <w:sz w:val="20"/>
              </w:rPr>
            </w:pPr>
            <w:r>
              <w:rPr>
                <w:rFonts w:hint="eastAsia" w:ascii="仿宋" w:hAnsi="仿宋" w:eastAsia="仿宋" w:cs="仿宋"/>
                <w:sz w:val="20"/>
              </w:rPr>
              <w:t>车辆外观有损坏的可在上图中标出（未标处默认为正常）：划伤○</w:t>
            </w:r>
            <w:r>
              <w:rPr>
                <w:rFonts w:hint="eastAsia" w:ascii="仿宋" w:hAnsi="仿宋" w:eastAsia="仿宋" w:cs="仿宋"/>
                <w:spacing w:val="39"/>
                <w:w w:val="150"/>
                <w:sz w:val="20"/>
              </w:rPr>
              <w:t xml:space="preserve"> </w:t>
            </w:r>
            <w:r>
              <w:rPr>
                <w:rFonts w:hint="eastAsia" w:ascii="仿宋" w:hAnsi="仿宋" w:eastAsia="仿宋" w:cs="仿宋"/>
                <w:sz w:val="20"/>
              </w:rPr>
              <w:t>擦伤</w:t>
            </w:r>
            <w:r>
              <w:rPr>
                <w:rFonts w:hint="eastAsia" w:ascii="仿宋" w:hAnsi="仿宋" w:eastAsia="仿宋" w:cs="仿宋"/>
                <w:spacing w:val="43"/>
                <w:sz w:val="20"/>
              </w:rPr>
              <w:t xml:space="preserve"> </w:t>
            </w:r>
            <w:r>
              <w:rPr>
                <w:rFonts w:hint="eastAsia" w:ascii="仿宋" w:hAnsi="仿宋" w:eastAsia="仿宋" w:cs="仿宋"/>
                <w:sz w:val="20"/>
              </w:rPr>
              <w:t>凹陷</w:t>
            </w:r>
            <w:r>
              <w:rPr>
                <w:rFonts w:hint="eastAsia" w:ascii="仿宋" w:hAnsi="仿宋" w:eastAsia="仿宋" w:cs="仿宋"/>
                <w:spacing w:val="-10"/>
                <w:sz w:val="20"/>
              </w:rPr>
              <w:t>√</w:t>
            </w:r>
            <w:r>
              <w:rPr>
                <w:rFonts w:hint="eastAsia" w:ascii="仿宋" w:hAnsi="仿宋" w:eastAsia="仿宋" w:cs="仿宋"/>
                <w:sz w:val="20"/>
              </w:rPr>
              <w:tab/>
            </w:r>
            <w:r>
              <w:rPr>
                <w:rFonts w:hint="eastAsia" w:ascii="仿宋" w:hAnsi="仿宋" w:eastAsia="仿宋" w:cs="仿宋"/>
                <w:w w:val="95"/>
                <w:sz w:val="20"/>
              </w:rPr>
              <w:t>脱落</w:t>
            </w:r>
            <w:r>
              <w:rPr>
                <w:rFonts w:hint="eastAsia" w:ascii="仿宋" w:hAnsi="仿宋" w:eastAsia="仿宋" w:cs="仿宋"/>
                <w:spacing w:val="-10"/>
                <w:w w:val="95"/>
                <w:sz w:val="20"/>
              </w:rPr>
              <w:t>×</w:t>
            </w:r>
          </w:p>
        </w:tc>
      </w:tr>
      <w:tr w14:paraId="0DAB02DA">
        <w:trPr>
          <w:trHeight w:val="311" w:hRule="atLeast"/>
          <w:jc w:val="center"/>
        </w:trPr>
        <w:tc>
          <w:tcPr>
            <w:tcW w:w="8411" w:type="dxa"/>
            <w:gridSpan w:val="5"/>
          </w:tcPr>
          <w:p w14:paraId="66FA9001">
            <w:pPr>
              <w:pStyle w:val="10"/>
              <w:pageBreakBefore w:val="0"/>
              <w:widowControl w:val="0"/>
              <w:kinsoku/>
              <w:wordWrap/>
              <w:overflowPunct/>
              <w:topLinePunct w:val="0"/>
              <w:autoSpaceDE/>
              <w:autoSpaceDN/>
              <w:bidi w:val="0"/>
              <w:adjustRightInd/>
              <w:snapToGrid/>
              <w:spacing w:before="28" w:line="240" w:lineRule="auto"/>
              <w:jc w:val="center"/>
              <w:textAlignment w:val="auto"/>
              <w:rPr>
                <w:rFonts w:hint="eastAsia" w:ascii="仿宋" w:hAnsi="仿宋" w:eastAsia="仿宋" w:cs="仿宋"/>
                <w:sz w:val="20"/>
                <w:szCs w:val="20"/>
              </w:rPr>
            </w:pPr>
            <w:r>
              <w:rPr>
                <w:rFonts w:hint="eastAsia" w:ascii="仿宋" w:hAnsi="仿宋" w:eastAsia="仿宋" w:cs="仿宋"/>
                <w:w w:val="95"/>
                <w:sz w:val="20"/>
                <w:szCs w:val="20"/>
              </w:rPr>
              <w:t>随车配件及证件</w:t>
            </w:r>
          </w:p>
        </w:tc>
      </w:tr>
      <w:tr w14:paraId="2FC8012D">
        <w:trPr>
          <w:trHeight w:val="90" w:hRule="atLeast"/>
          <w:jc w:val="center"/>
        </w:trPr>
        <w:tc>
          <w:tcPr>
            <w:tcW w:w="2293" w:type="dxa"/>
          </w:tcPr>
          <w:p w14:paraId="7FAEE798">
            <w:pPr>
              <w:pStyle w:val="10"/>
              <w:pageBreakBefore w:val="0"/>
              <w:widowControl w:val="0"/>
              <w:kinsoku/>
              <w:wordWrap/>
              <w:overflowPunct/>
              <w:topLinePunct w:val="0"/>
              <w:autoSpaceDE/>
              <w:autoSpaceDN/>
              <w:bidi w:val="0"/>
              <w:adjustRightInd/>
              <w:snapToGrid/>
              <w:spacing w:before="27" w:line="240" w:lineRule="auto"/>
              <w:ind w:left="575" w:right="569"/>
              <w:jc w:val="both"/>
              <w:textAlignment w:val="auto"/>
              <w:rPr>
                <w:rFonts w:hint="eastAsia" w:ascii="仿宋" w:hAnsi="仿宋" w:eastAsia="仿宋" w:cs="仿宋"/>
                <w:sz w:val="20"/>
                <w:szCs w:val="20"/>
              </w:rPr>
            </w:pPr>
            <w:r>
              <w:rPr>
                <w:rFonts w:hint="eastAsia" w:ascii="仿宋" w:hAnsi="仿宋" w:eastAsia="仿宋" w:cs="仿宋"/>
                <w:w w:val="95"/>
                <w:sz w:val="20"/>
                <w:szCs w:val="20"/>
              </w:rPr>
              <w:t>名</w:t>
            </w:r>
            <w:r>
              <w:rPr>
                <w:rFonts w:hint="eastAsia" w:ascii="仿宋" w:hAnsi="仿宋" w:eastAsia="仿宋" w:cs="仿宋"/>
                <w:spacing w:val="-10"/>
                <w:sz w:val="20"/>
                <w:szCs w:val="20"/>
              </w:rPr>
              <w:t>称</w:t>
            </w:r>
          </w:p>
        </w:tc>
        <w:tc>
          <w:tcPr>
            <w:tcW w:w="1954" w:type="dxa"/>
            <w:gridSpan w:val="2"/>
          </w:tcPr>
          <w:p w14:paraId="7683A529">
            <w:pPr>
              <w:pStyle w:val="10"/>
              <w:pageBreakBefore w:val="0"/>
              <w:widowControl w:val="0"/>
              <w:kinsoku/>
              <w:wordWrap/>
              <w:overflowPunct/>
              <w:topLinePunct w:val="0"/>
              <w:autoSpaceDE/>
              <w:autoSpaceDN/>
              <w:bidi w:val="0"/>
              <w:adjustRightInd/>
              <w:snapToGrid/>
              <w:spacing w:before="27" w:line="240" w:lineRule="auto"/>
              <w:jc w:val="center"/>
              <w:textAlignment w:val="auto"/>
              <w:rPr>
                <w:rFonts w:hint="eastAsia" w:ascii="仿宋" w:hAnsi="仿宋" w:eastAsia="仿宋" w:cs="仿宋"/>
                <w:sz w:val="20"/>
                <w:szCs w:val="20"/>
              </w:rPr>
            </w:pPr>
            <w:r>
              <w:rPr>
                <w:rFonts w:hint="eastAsia" w:ascii="仿宋" w:hAnsi="仿宋" w:eastAsia="仿宋" w:cs="仿宋"/>
                <w:w w:val="95"/>
                <w:sz w:val="20"/>
                <w:szCs w:val="20"/>
              </w:rPr>
              <w:t>数</w:t>
            </w:r>
            <w:r>
              <w:rPr>
                <w:rFonts w:hint="eastAsia" w:ascii="仿宋" w:hAnsi="仿宋" w:eastAsia="仿宋" w:cs="仿宋"/>
                <w:spacing w:val="-10"/>
                <w:sz w:val="20"/>
                <w:szCs w:val="20"/>
              </w:rPr>
              <w:t>量</w:t>
            </w:r>
          </w:p>
        </w:tc>
        <w:tc>
          <w:tcPr>
            <w:tcW w:w="4164" w:type="dxa"/>
            <w:gridSpan w:val="2"/>
          </w:tcPr>
          <w:p w14:paraId="389CF6A8">
            <w:pPr>
              <w:pStyle w:val="10"/>
              <w:pageBreakBefore w:val="0"/>
              <w:widowControl w:val="0"/>
              <w:kinsoku/>
              <w:wordWrap/>
              <w:overflowPunct/>
              <w:topLinePunct w:val="0"/>
              <w:autoSpaceDE/>
              <w:autoSpaceDN/>
              <w:bidi w:val="0"/>
              <w:adjustRightInd/>
              <w:snapToGrid/>
              <w:spacing w:before="27" w:line="240" w:lineRule="auto"/>
              <w:ind w:left="613" w:right="607" w:firstLine="1520" w:firstLineChars="800"/>
              <w:jc w:val="both"/>
              <w:textAlignment w:val="auto"/>
              <w:rPr>
                <w:rFonts w:hint="eastAsia" w:ascii="仿宋" w:hAnsi="仿宋" w:eastAsia="仿宋" w:cs="仿宋"/>
                <w:sz w:val="20"/>
                <w:szCs w:val="20"/>
              </w:rPr>
            </w:pPr>
            <w:r>
              <w:rPr>
                <w:rFonts w:hint="eastAsia" w:ascii="仿宋" w:hAnsi="仿宋" w:eastAsia="仿宋" w:cs="仿宋"/>
                <w:w w:val="95"/>
                <w:sz w:val="20"/>
                <w:szCs w:val="20"/>
              </w:rPr>
              <w:t>状</w:t>
            </w:r>
            <w:r>
              <w:rPr>
                <w:rFonts w:hint="eastAsia" w:ascii="仿宋" w:hAnsi="仿宋" w:eastAsia="仿宋" w:cs="仿宋"/>
                <w:spacing w:val="-10"/>
                <w:sz w:val="20"/>
                <w:szCs w:val="20"/>
              </w:rPr>
              <w:t>态</w:t>
            </w:r>
          </w:p>
        </w:tc>
      </w:tr>
      <w:tr w14:paraId="112ADD41">
        <w:trPr>
          <w:trHeight w:val="311" w:hRule="atLeast"/>
          <w:jc w:val="center"/>
        </w:trPr>
        <w:tc>
          <w:tcPr>
            <w:tcW w:w="2293" w:type="dxa"/>
          </w:tcPr>
          <w:p w14:paraId="0A3E1572">
            <w:pPr>
              <w:pStyle w:val="10"/>
              <w:pageBreakBefore w:val="0"/>
              <w:widowControl w:val="0"/>
              <w:kinsoku/>
              <w:wordWrap/>
              <w:overflowPunct/>
              <w:topLinePunct w:val="0"/>
              <w:autoSpaceDE/>
              <w:autoSpaceDN/>
              <w:bidi w:val="0"/>
              <w:adjustRightInd/>
              <w:snapToGrid/>
              <w:spacing w:before="29" w:line="240" w:lineRule="auto"/>
              <w:ind w:left="575" w:right="569"/>
              <w:jc w:val="both"/>
              <w:textAlignment w:val="auto"/>
              <w:rPr>
                <w:rFonts w:hint="eastAsia" w:ascii="仿宋" w:hAnsi="仿宋" w:eastAsia="仿宋" w:cs="仿宋"/>
                <w:sz w:val="20"/>
                <w:szCs w:val="20"/>
              </w:rPr>
            </w:pPr>
            <w:r>
              <w:rPr>
                <w:rFonts w:hint="eastAsia" w:ascii="仿宋" w:hAnsi="仿宋" w:eastAsia="仿宋" w:cs="仿宋"/>
                <w:w w:val="95"/>
                <w:sz w:val="20"/>
                <w:szCs w:val="20"/>
              </w:rPr>
              <w:t>钥</w:t>
            </w:r>
            <w:r>
              <w:rPr>
                <w:rFonts w:hint="eastAsia" w:ascii="仿宋" w:hAnsi="仿宋" w:eastAsia="仿宋" w:cs="仿宋"/>
                <w:spacing w:val="-10"/>
                <w:sz w:val="20"/>
                <w:szCs w:val="20"/>
              </w:rPr>
              <w:t>匙</w:t>
            </w:r>
          </w:p>
        </w:tc>
        <w:tc>
          <w:tcPr>
            <w:tcW w:w="1954" w:type="dxa"/>
            <w:gridSpan w:val="2"/>
          </w:tcPr>
          <w:p w14:paraId="0F92D6F1">
            <w:pPr>
              <w:pStyle w:val="1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sz w:val="20"/>
                <w:szCs w:val="20"/>
              </w:rPr>
            </w:pPr>
          </w:p>
        </w:tc>
        <w:tc>
          <w:tcPr>
            <w:tcW w:w="4164" w:type="dxa"/>
            <w:gridSpan w:val="2"/>
          </w:tcPr>
          <w:p w14:paraId="3E54C64C">
            <w:pPr>
              <w:pStyle w:val="10"/>
              <w:pageBreakBefore w:val="0"/>
              <w:widowControl w:val="0"/>
              <w:kinsoku/>
              <w:wordWrap/>
              <w:overflowPunct/>
              <w:topLinePunct w:val="0"/>
              <w:autoSpaceDE/>
              <w:autoSpaceDN/>
              <w:bidi w:val="0"/>
              <w:adjustRightInd/>
              <w:snapToGrid/>
              <w:spacing w:before="27" w:line="240" w:lineRule="auto"/>
              <w:jc w:val="center"/>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4FF82EC6">
        <w:trPr>
          <w:trHeight w:val="312" w:hRule="atLeast"/>
          <w:jc w:val="center"/>
        </w:trPr>
        <w:tc>
          <w:tcPr>
            <w:tcW w:w="2293" w:type="dxa"/>
          </w:tcPr>
          <w:p w14:paraId="50D457D6">
            <w:pPr>
              <w:pStyle w:val="10"/>
              <w:pageBreakBefore w:val="0"/>
              <w:widowControl w:val="0"/>
              <w:kinsoku/>
              <w:wordWrap/>
              <w:overflowPunct/>
              <w:topLinePunct w:val="0"/>
              <w:autoSpaceDE/>
              <w:autoSpaceDN/>
              <w:bidi w:val="0"/>
              <w:adjustRightInd/>
              <w:snapToGrid/>
              <w:spacing w:before="42" w:line="240" w:lineRule="auto"/>
              <w:ind w:left="503"/>
              <w:jc w:val="both"/>
              <w:textAlignment w:val="auto"/>
              <w:rPr>
                <w:rFonts w:hint="eastAsia" w:ascii="仿宋" w:hAnsi="仿宋" w:eastAsia="仿宋" w:cs="仿宋"/>
                <w:sz w:val="20"/>
                <w:szCs w:val="20"/>
              </w:rPr>
            </w:pPr>
            <w:r>
              <w:rPr>
                <w:rFonts w:hint="eastAsia" w:ascii="仿宋" w:hAnsi="仿宋" w:eastAsia="仿宋" w:cs="仿宋"/>
                <w:spacing w:val="-3"/>
                <w:sz w:val="20"/>
                <w:szCs w:val="20"/>
              </w:rPr>
              <w:t>车辆牌照</w:t>
            </w:r>
          </w:p>
        </w:tc>
        <w:tc>
          <w:tcPr>
            <w:tcW w:w="1954" w:type="dxa"/>
            <w:gridSpan w:val="2"/>
          </w:tcPr>
          <w:p w14:paraId="383451B1">
            <w:pPr>
              <w:pStyle w:val="1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sz w:val="20"/>
                <w:szCs w:val="20"/>
              </w:rPr>
            </w:pPr>
          </w:p>
        </w:tc>
        <w:tc>
          <w:tcPr>
            <w:tcW w:w="4164" w:type="dxa"/>
            <w:gridSpan w:val="2"/>
          </w:tcPr>
          <w:p w14:paraId="48C6FD40">
            <w:pPr>
              <w:pageBreakBefore w:val="0"/>
              <w:widowControl w:val="0"/>
              <w:kinsoku/>
              <w:wordWrap/>
              <w:overflowPunct/>
              <w:topLinePunct w:val="0"/>
              <w:autoSpaceDE/>
              <w:autoSpaceDN/>
              <w:bidi w:val="0"/>
              <w:adjustRightInd/>
              <w:snapToGrid/>
              <w:spacing w:before="27" w:line="240" w:lineRule="auto"/>
              <w:ind w:left="0" w:leftChars="0" w:right="0" w:rightChars="0"/>
              <w:jc w:val="center"/>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22549ABA">
        <w:trPr>
          <w:trHeight w:val="312" w:hRule="atLeast"/>
          <w:jc w:val="center"/>
        </w:trPr>
        <w:tc>
          <w:tcPr>
            <w:tcW w:w="2293" w:type="dxa"/>
          </w:tcPr>
          <w:p w14:paraId="783963DD">
            <w:pPr>
              <w:pStyle w:val="10"/>
              <w:pageBreakBefore w:val="0"/>
              <w:widowControl w:val="0"/>
              <w:kinsoku/>
              <w:wordWrap/>
              <w:overflowPunct/>
              <w:topLinePunct w:val="0"/>
              <w:autoSpaceDE/>
              <w:autoSpaceDN/>
              <w:bidi w:val="0"/>
              <w:adjustRightInd/>
              <w:snapToGrid/>
              <w:spacing w:before="29" w:line="240" w:lineRule="auto"/>
              <w:ind w:left="563"/>
              <w:jc w:val="both"/>
              <w:textAlignment w:val="auto"/>
              <w:rPr>
                <w:rFonts w:hint="eastAsia" w:ascii="仿宋" w:hAnsi="仿宋" w:eastAsia="仿宋" w:cs="仿宋"/>
                <w:sz w:val="20"/>
                <w:szCs w:val="20"/>
              </w:rPr>
            </w:pPr>
            <w:r>
              <w:rPr>
                <w:rFonts w:hint="eastAsia" w:ascii="仿宋" w:hAnsi="仿宋" w:eastAsia="仿宋" w:cs="仿宋"/>
                <w:spacing w:val="-4"/>
                <w:w w:val="95"/>
                <w:sz w:val="20"/>
                <w:szCs w:val="20"/>
              </w:rPr>
              <w:t>行驶证</w:t>
            </w:r>
          </w:p>
        </w:tc>
        <w:tc>
          <w:tcPr>
            <w:tcW w:w="1954" w:type="dxa"/>
            <w:gridSpan w:val="2"/>
          </w:tcPr>
          <w:p w14:paraId="79E88AB0">
            <w:pPr>
              <w:pStyle w:val="1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sz w:val="20"/>
                <w:szCs w:val="20"/>
              </w:rPr>
            </w:pPr>
          </w:p>
        </w:tc>
        <w:tc>
          <w:tcPr>
            <w:tcW w:w="4164" w:type="dxa"/>
            <w:gridSpan w:val="2"/>
          </w:tcPr>
          <w:p w14:paraId="156DA3E6">
            <w:pPr>
              <w:pageBreakBefore w:val="0"/>
              <w:widowControl w:val="0"/>
              <w:kinsoku/>
              <w:wordWrap/>
              <w:overflowPunct/>
              <w:topLinePunct w:val="0"/>
              <w:autoSpaceDE/>
              <w:autoSpaceDN/>
              <w:bidi w:val="0"/>
              <w:adjustRightInd/>
              <w:snapToGrid/>
              <w:spacing w:before="29" w:line="240" w:lineRule="auto"/>
              <w:ind w:left="0" w:leftChars="0" w:right="0" w:rightChars="0"/>
              <w:jc w:val="center"/>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52125BA0">
        <w:trPr>
          <w:trHeight w:val="311" w:hRule="atLeast"/>
          <w:jc w:val="center"/>
        </w:trPr>
        <w:tc>
          <w:tcPr>
            <w:tcW w:w="2293" w:type="dxa"/>
          </w:tcPr>
          <w:p w14:paraId="50171020">
            <w:pPr>
              <w:pStyle w:val="10"/>
              <w:pageBreakBefore w:val="0"/>
              <w:widowControl w:val="0"/>
              <w:kinsoku/>
              <w:wordWrap/>
              <w:overflowPunct/>
              <w:topLinePunct w:val="0"/>
              <w:autoSpaceDE/>
              <w:autoSpaceDN/>
              <w:bidi w:val="0"/>
              <w:adjustRightInd/>
              <w:snapToGrid/>
              <w:spacing w:before="43" w:line="240" w:lineRule="auto"/>
              <w:ind w:left="578" w:right="569"/>
              <w:jc w:val="both"/>
              <w:textAlignment w:val="auto"/>
              <w:rPr>
                <w:rFonts w:hint="eastAsia" w:ascii="仿宋" w:hAnsi="仿宋" w:eastAsia="仿宋" w:cs="仿宋"/>
                <w:sz w:val="20"/>
                <w:szCs w:val="20"/>
              </w:rPr>
            </w:pPr>
            <w:r>
              <w:rPr>
                <w:rFonts w:hint="eastAsia" w:ascii="仿宋" w:hAnsi="仿宋" w:eastAsia="仿宋" w:cs="仿宋"/>
                <w:spacing w:val="-4"/>
                <w:sz w:val="20"/>
                <w:szCs w:val="20"/>
              </w:rPr>
              <w:t>千斤顶</w:t>
            </w:r>
          </w:p>
        </w:tc>
        <w:tc>
          <w:tcPr>
            <w:tcW w:w="1954" w:type="dxa"/>
            <w:gridSpan w:val="2"/>
          </w:tcPr>
          <w:p w14:paraId="24DDB8C7">
            <w:pPr>
              <w:pStyle w:val="1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sz w:val="20"/>
                <w:szCs w:val="20"/>
              </w:rPr>
            </w:pPr>
          </w:p>
        </w:tc>
        <w:tc>
          <w:tcPr>
            <w:tcW w:w="4164" w:type="dxa"/>
            <w:gridSpan w:val="2"/>
          </w:tcPr>
          <w:p w14:paraId="506A2E4C">
            <w:pPr>
              <w:pageBreakBefore w:val="0"/>
              <w:widowControl w:val="0"/>
              <w:kinsoku/>
              <w:wordWrap/>
              <w:overflowPunct/>
              <w:topLinePunct w:val="0"/>
              <w:autoSpaceDE/>
              <w:autoSpaceDN/>
              <w:bidi w:val="0"/>
              <w:adjustRightInd/>
              <w:snapToGrid/>
              <w:spacing w:before="27" w:line="240" w:lineRule="auto"/>
              <w:ind w:left="0" w:leftChars="0" w:right="0" w:rightChars="0"/>
              <w:jc w:val="center"/>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0B365B2F">
        <w:trPr>
          <w:trHeight w:val="312" w:hRule="atLeast"/>
          <w:jc w:val="center"/>
        </w:trPr>
        <w:tc>
          <w:tcPr>
            <w:tcW w:w="2293" w:type="dxa"/>
          </w:tcPr>
          <w:p w14:paraId="168295B6">
            <w:pPr>
              <w:pStyle w:val="10"/>
              <w:pageBreakBefore w:val="0"/>
              <w:widowControl w:val="0"/>
              <w:kinsoku/>
              <w:wordWrap/>
              <w:overflowPunct/>
              <w:topLinePunct w:val="0"/>
              <w:autoSpaceDE/>
              <w:autoSpaceDN/>
              <w:bidi w:val="0"/>
              <w:adjustRightInd/>
              <w:snapToGrid/>
              <w:spacing w:before="30" w:line="240" w:lineRule="auto"/>
              <w:ind w:left="563"/>
              <w:jc w:val="both"/>
              <w:textAlignment w:val="auto"/>
              <w:rPr>
                <w:rFonts w:hint="eastAsia" w:ascii="仿宋" w:hAnsi="仿宋" w:eastAsia="仿宋" w:cs="仿宋"/>
                <w:sz w:val="20"/>
                <w:szCs w:val="20"/>
              </w:rPr>
            </w:pPr>
            <w:r>
              <w:rPr>
                <w:rFonts w:hint="eastAsia" w:ascii="仿宋" w:hAnsi="仿宋" w:eastAsia="仿宋" w:cs="仿宋"/>
                <w:spacing w:val="-4"/>
                <w:w w:val="95"/>
                <w:sz w:val="20"/>
                <w:szCs w:val="20"/>
              </w:rPr>
              <w:t>三角架</w:t>
            </w:r>
          </w:p>
        </w:tc>
        <w:tc>
          <w:tcPr>
            <w:tcW w:w="1954" w:type="dxa"/>
            <w:gridSpan w:val="2"/>
          </w:tcPr>
          <w:p w14:paraId="2D19D3D3">
            <w:pPr>
              <w:pStyle w:val="1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sz w:val="20"/>
                <w:szCs w:val="20"/>
              </w:rPr>
            </w:pPr>
          </w:p>
        </w:tc>
        <w:tc>
          <w:tcPr>
            <w:tcW w:w="4164" w:type="dxa"/>
            <w:gridSpan w:val="2"/>
          </w:tcPr>
          <w:p w14:paraId="642CAA0D">
            <w:pPr>
              <w:pageBreakBefore w:val="0"/>
              <w:widowControl w:val="0"/>
              <w:kinsoku/>
              <w:wordWrap/>
              <w:overflowPunct/>
              <w:topLinePunct w:val="0"/>
              <w:autoSpaceDE/>
              <w:autoSpaceDN/>
              <w:bidi w:val="0"/>
              <w:adjustRightInd/>
              <w:snapToGrid/>
              <w:spacing w:before="27" w:line="240" w:lineRule="auto"/>
              <w:ind w:left="0" w:leftChars="0" w:right="0" w:rightChars="0"/>
              <w:jc w:val="center"/>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2CA2AAB0">
        <w:trPr>
          <w:trHeight w:val="312" w:hRule="atLeast"/>
          <w:jc w:val="center"/>
        </w:trPr>
        <w:tc>
          <w:tcPr>
            <w:tcW w:w="2293" w:type="dxa"/>
          </w:tcPr>
          <w:p w14:paraId="1929840F">
            <w:pPr>
              <w:pStyle w:val="10"/>
              <w:pageBreakBefore w:val="0"/>
              <w:widowControl w:val="0"/>
              <w:kinsoku/>
              <w:wordWrap/>
              <w:overflowPunct/>
              <w:topLinePunct w:val="0"/>
              <w:autoSpaceDE/>
              <w:autoSpaceDN/>
              <w:bidi w:val="0"/>
              <w:adjustRightInd/>
              <w:snapToGrid/>
              <w:spacing w:before="29" w:line="240" w:lineRule="auto"/>
              <w:ind w:left="563"/>
              <w:jc w:val="both"/>
              <w:textAlignment w:val="auto"/>
              <w:rPr>
                <w:rFonts w:hint="eastAsia" w:ascii="仿宋" w:hAnsi="仿宋" w:eastAsia="仿宋" w:cs="仿宋"/>
                <w:sz w:val="20"/>
                <w:szCs w:val="20"/>
                <w:lang w:val="en-US" w:eastAsia="zh-CN"/>
              </w:rPr>
            </w:pPr>
            <w:r>
              <w:rPr>
                <w:rFonts w:hint="eastAsia" w:ascii="仿宋" w:hAnsi="仿宋" w:eastAsia="仿宋" w:cs="仿宋"/>
                <w:sz w:val="20"/>
                <w:szCs w:val="20"/>
                <w:lang w:val="en-US" w:eastAsia="zh-CN"/>
              </w:rPr>
              <w:t>驻车墩</w:t>
            </w:r>
          </w:p>
        </w:tc>
        <w:tc>
          <w:tcPr>
            <w:tcW w:w="1954" w:type="dxa"/>
            <w:gridSpan w:val="2"/>
          </w:tcPr>
          <w:p w14:paraId="2A9BA704">
            <w:pPr>
              <w:pStyle w:val="1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sz w:val="20"/>
                <w:szCs w:val="20"/>
              </w:rPr>
            </w:pPr>
          </w:p>
        </w:tc>
        <w:tc>
          <w:tcPr>
            <w:tcW w:w="4164" w:type="dxa"/>
            <w:gridSpan w:val="2"/>
          </w:tcPr>
          <w:p w14:paraId="5196039E">
            <w:pPr>
              <w:pageBreakBefore w:val="0"/>
              <w:widowControl w:val="0"/>
              <w:kinsoku/>
              <w:wordWrap/>
              <w:overflowPunct/>
              <w:topLinePunct w:val="0"/>
              <w:autoSpaceDE/>
              <w:autoSpaceDN/>
              <w:bidi w:val="0"/>
              <w:adjustRightInd/>
              <w:snapToGrid/>
              <w:spacing w:before="29" w:line="240" w:lineRule="auto"/>
              <w:ind w:left="0" w:leftChars="0" w:right="0" w:rightChars="0"/>
              <w:jc w:val="center"/>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61BF7D0E">
        <w:trPr>
          <w:trHeight w:val="312" w:hRule="atLeast"/>
          <w:jc w:val="center"/>
        </w:trPr>
        <w:tc>
          <w:tcPr>
            <w:tcW w:w="2293" w:type="dxa"/>
          </w:tcPr>
          <w:p w14:paraId="316F92D2">
            <w:pPr>
              <w:pStyle w:val="10"/>
              <w:pageBreakBefore w:val="0"/>
              <w:widowControl w:val="0"/>
              <w:kinsoku/>
              <w:wordWrap/>
              <w:overflowPunct/>
              <w:topLinePunct w:val="0"/>
              <w:autoSpaceDE/>
              <w:autoSpaceDN/>
              <w:bidi w:val="0"/>
              <w:adjustRightInd/>
              <w:snapToGrid/>
              <w:spacing w:before="41" w:line="240" w:lineRule="auto"/>
              <w:ind w:left="412"/>
              <w:jc w:val="both"/>
              <w:textAlignment w:val="auto"/>
              <w:rPr>
                <w:rFonts w:hint="eastAsia" w:ascii="仿宋" w:hAnsi="仿宋" w:eastAsia="仿宋" w:cs="仿宋"/>
                <w:sz w:val="20"/>
                <w:szCs w:val="20"/>
              </w:rPr>
            </w:pPr>
            <w:r>
              <w:rPr>
                <w:rFonts w:hint="eastAsia" w:ascii="仿宋" w:hAnsi="仿宋" w:eastAsia="仿宋" w:cs="仿宋"/>
                <w:spacing w:val="-2"/>
                <w:sz w:val="20"/>
                <w:szCs w:val="20"/>
              </w:rPr>
              <w:t>使用说明书</w:t>
            </w:r>
          </w:p>
        </w:tc>
        <w:tc>
          <w:tcPr>
            <w:tcW w:w="1954" w:type="dxa"/>
            <w:gridSpan w:val="2"/>
          </w:tcPr>
          <w:p w14:paraId="0EA7A446">
            <w:pPr>
              <w:pStyle w:val="1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sz w:val="20"/>
                <w:szCs w:val="20"/>
              </w:rPr>
            </w:pPr>
          </w:p>
        </w:tc>
        <w:tc>
          <w:tcPr>
            <w:tcW w:w="4164" w:type="dxa"/>
            <w:gridSpan w:val="2"/>
          </w:tcPr>
          <w:p w14:paraId="07DE0948">
            <w:pPr>
              <w:pageBreakBefore w:val="0"/>
              <w:widowControl w:val="0"/>
              <w:kinsoku/>
              <w:wordWrap/>
              <w:overflowPunct/>
              <w:topLinePunct w:val="0"/>
              <w:autoSpaceDE/>
              <w:autoSpaceDN/>
              <w:bidi w:val="0"/>
              <w:adjustRightInd/>
              <w:snapToGrid/>
              <w:spacing w:before="28" w:line="240" w:lineRule="auto"/>
              <w:ind w:left="0" w:leftChars="0" w:right="0" w:rightChars="0"/>
              <w:jc w:val="center"/>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71323365">
        <w:trPr>
          <w:trHeight w:val="90" w:hRule="atLeast"/>
          <w:jc w:val="center"/>
        </w:trPr>
        <w:tc>
          <w:tcPr>
            <w:tcW w:w="2293" w:type="dxa"/>
          </w:tcPr>
          <w:p w14:paraId="3B3A2CE9">
            <w:pPr>
              <w:pStyle w:val="10"/>
              <w:pageBreakBefore w:val="0"/>
              <w:widowControl w:val="0"/>
              <w:kinsoku/>
              <w:wordWrap/>
              <w:overflowPunct/>
              <w:topLinePunct w:val="0"/>
              <w:autoSpaceDE/>
              <w:autoSpaceDN/>
              <w:bidi w:val="0"/>
              <w:adjustRightInd/>
              <w:snapToGrid/>
              <w:spacing w:before="41" w:line="240" w:lineRule="auto"/>
              <w:ind w:left="143" w:firstLine="196" w:firstLineChars="100"/>
              <w:jc w:val="both"/>
              <w:textAlignment w:val="auto"/>
              <w:rPr>
                <w:rFonts w:hint="eastAsia" w:ascii="仿宋" w:hAnsi="仿宋" w:eastAsia="仿宋" w:cs="仿宋"/>
                <w:sz w:val="20"/>
                <w:szCs w:val="20"/>
              </w:rPr>
            </w:pPr>
            <w:r>
              <w:rPr>
                <w:rFonts w:hint="eastAsia" w:ascii="仿宋" w:hAnsi="仿宋" w:eastAsia="仿宋" w:cs="仿宋"/>
                <w:spacing w:val="-2"/>
                <w:sz w:val="20"/>
                <w:szCs w:val="20"/>
              </w:rPr>
              <w:t>车辆保修保养手册</w:t>
            </w:r>
          </w:p>
        </w:tc>
        <w:tc>
          <w:tcPr>
            <w:tcW w:w="1954" w:type="dxa"/>
            <w:gridSpan w:val="2"/>
          </w:tcPr>
          <w:p w14:paraId="236D49E8">
            <w:pPr>
              <w:pStyle w:val="1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sz w:val="20"/>
                <w:szCs w:val="20"/>
              </w:rPr>
            </w:pPr>
          </w:p>
        </w:tc>
        <w:tc>
          <w:tcPr>
            <w:tcW w:w="4164" w:type="dxa"/>
            <w:gridSpan w:val="2"/>
          </w:tcPr>
          <w:p w14:paraId="05E430F4">
            <w:pPr>
              <w:pageBreakBefore w:val="0"/>
              <w:widowControl w:val="0"/>
              <w:kinsoku/>
              <w:wordWrap/>
              <w:overflowPunct/>
              <w:topLinePunct w:val="0"/>
              <w:autoSpaceDE/>
              <w:autoSpaceDN/>
              <w:bidi w:val="0"/>
              <w:adjustRightInd/>
              <w:snapToGrid/>
              <w:spacing w:before="28" w:line="240" w:lineRule="auto"/>
              <w:ind w:left="0" w:leftChars="0" w:right="0" w:rightChars="0"/>
              <w:jc w:val="center"/>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3632B336">
        <w:trPr>
          <w:trHeight w:val="312" w:hRule="atLeast"/>
          <w:jc w:val="center"/>
        </w:trPr>
        <w:tc>
          <w:tcPr>
            <w:tcW w:w="2293" w:type="dxa"/>
          </w:tcPr>
          <w:p w14:paraId="4323A89D">
            <w:pPr>
              <w:pStyle w:val="10"/>
              <w:pageBreakBefore w:val="0"/>
              <w:widowControl w:val="0"/>
              <w:kinsoku/>
              <w:wordWrap/>
              <w:overflowPunct/>
              <w:topLinePunct w:val="0"/>
              <w:autoSpaceDE/>
              <w:autoSpaceDN/>
              <w:bidi w:val="0"/>
              <w:adjustRightInd/>
              <w:snapToGrid/>
              <w:spacing w:before="30" w:line="240" w:lineRule="auto"/>
              <w:ind w:left="563"/>
              <w:jc w:val="both"/>
              <w:textAlignment w:val="auto"/>
              <w:rPr>
                <w:rFonts w:hint="eastAsia" w:ascii="仿宋" w:hAnsi="仿宋" w:eastAsia="仿宋" w:cs="仿宋"/>
                <w:sz w:val="20"/>
                <w:szCs w:val="20"/>
              </w:rPr>
            </w:pPr>
            <w:r>
              <w:rPr>
                <w:rFonts w:hint="eastAsia" w:ascii="仿宋" w:hAnsi="仿宋" w:eastAsia="仿宋" w:cs="仿宋"/>
                <w:spacing w:val="-4"/>
                <w:w w:val="95"/>
                <w:sz w:val="20"/>
                <w:szCs w:val="20"/>
              </w:rPr>
              <w:t>灭火器</w:t>
            </w:r>
          </w:p>
        </w:tc>
        <w:tc>
          <w:tcPr>
            <w:tcW w:w="1954" w:type="dxa"/>
            <w:gridSpan w:val="2"/>
          </w:tcPr>
          <w:p w14:paraId="643E715B">
            <w:pPr>
              <w:pStyle w:val="1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sz w:val="20"/>
                <w:szCs w:val="20"/>
              </w:rPr>
            </w:pPr>
          </w:p>
        </w:tc>
        <w:tc>
          <w:tcPr>
            <w:tcW w:w="4164" w:type="dxa"/>
            <w:gridSpan w:val="2"/>
          </w:tcPr>
          <w:p w14:paraId="2F08E9F1">
            <w:pPr>
              <w:pageBreakBefore w:val="0"/>
              <w:widowControl w:val="0"/>
              <w:kinsoku/>
              <w:wordWrap/>
              <w:overflowPunct/>
              <w:topLinePunct w:val="0"/>
              <w:autoSpaceDE/>
              <w:autoSpaceDN/>
              <w:bidi w:val="0"/>
              <w:adjustRightInd/>
              <w:snapToGrid/>
              <w:spacing w:before="27" w:line="240" w:lineRule="auto"/>
              <w:ind w:left="0" w:leftChars="0" w:right="0" w:rightChars="0"/>
              <w:jc w:val="center"/>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47D376B3">
        <w:trPr>
          <w:trHeight w:val="312" w:hRule="atLeast"/>
          <w:jc w:val="center"/>
        </w:trPr>
        <w:tc>
          <w:tcPr>
            <w:tcW w:w="2293" w:type="dxa"/>
          </w:tcPr>
          <w:p w14:paraId="59455C7F">
            <w:pPr>
              <w:pStyle w:val="10"/>
              <w:pageBreakBefore w:val="0"/>
              <w:widowControl w:val="0"/>
              <w:kinsoku/>
              <w:wordWrap/>
              <w:overflowPunct/>
              <w:topLinePunct w:val="0"/>
              <w:autoSpaceDE/>
              <w:autoSpaceDN/>
              <w:bidi w:val="0"/>
              <w:adjustRightInd/>
              <w:snapToGrid/>
              <w:spacing w:before="30" w:line="240" w:lineRule="auto"/>
              <w:ind w:left="575" w:right="569"/>
              <w:jc w:val="both"/>
              <w:textAlignment w:val="auto"/>
              <w:rPr>
                <w:rFonts w:hint="eastAsia" w:ascii="仿宋" w:hAnsi="仿宋" w:eastAsia="仿宋" w:cs="仿宋"/>
                <w:sz w:val="20"/>
                <w:szCs w:val="20"/>
              </w:rPr>
            </w:pPr>
            <w:r>
              <w:rPr>
                <w:rFonts w:hint="eastAsia" w:ascii="仿宋" w:hAnsi="仿宋" w:eastAsia="仿宋" w:cs="仿宋"/>
                <w:w w:val="95"/>
                <w:sz w:val="20"/>
                <w:szCs w:val="20"/>
              </w:rPr>
              <w:t>备</w:t>
            </w:r>
            <w:r>
              <w:rPr>
                <w:rFonts w:hint="eastAsia" w:ascii="仿宋" w:hAnsi="仿宋" w:eastAsia="仿宋" w:cs="仿宋"/>
                <w:spacing w:val="-10"/>
                <w:sz w:val="20"/>
                <w:szCs w:val="20"/>
              </w:rPr>
              <w:t>胎</w:t>
            </w:r>
          </w:p>
        </w:tc>
        <w:tc>
          <w:tcPr>
            <w:tcW w:w="1954" w:type="dxa"/>
            <w:gridSpan w:val="2"/>
          </w:tcPr>
          <w:p w14:paraId="41A5B2E9">
            <w:pPr>
              <w:pStyle w:val="1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sz w:val="20"/>
                <w:szCs w:val="20"/>
              </w:rPr>
            </w:pPr>
          </w:p>
        </w:tc>
        <w:tc>
          <w:tcPr>
            <w:tcW w:w="4164" w:type="dxa"/>
            <w:gridSpan w:val="2"/>
          </w:tcPr>
          <w:p w14:paraId="72CF36EA">
            <w:pPr>
              <w:pageBreakBefore w:val="0"/>
              <w:widowControl w:val="0"/>
              <w:kinsoku/>
              <w:wordWrap/>
              <w:overflowPunct/>
              <w:topLinePunct w:val="0"/>
              <w:autoSpaceDE/>
              <w:autoSpaceDN/>
              <w:bidi w:val="0"/>
              <w:adjustRightInd/>
              <w:snapToGrid/>
              <w:spacing w:before="27" w:line="240" w:lineRule="auto"/>
              <w:ind w:left="0" w:leftChars="0" w:right="0" w:rightChars="0"/>
              <w:jc w:val="center"/>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46FC86C5">
        <w:trPr>
          <w:trHeight w:val="312" w:hRule="atLeast"/>
          <w:jc w:val="center"/>
        </w:trPr>
        <w:tc>
          <w:tcPr>
            <w:tcW w:w="2293" w:type="dxa"/>
          </w:tcPr>
          <w:p w14:paraId="17E78C34">
            <w:pPr>
              <w:pStyle w:val="10"/>
              <w:pageBreakBefore w:val="0"/>
              <w:widowControl w:val="0"/>
              <w:kinsoku/>
              <w:wordWrap/>
              <w:overflowPunct/>
              <w:topLinePunct w:val="0"/>
              <w:autoSpaceDE/>
              <w:autoSpaceDN/>
              <w:bidi w:val="0"/>
              <w:adjustRightInd/>
              <w:snapToGrid/>
              <w:spacing w:before="41" w:line="240" w:lineRule="auto"/>
              <w:ind w:left="578" w:right="569"/>
              <w:jc w:val="both"/>
              <w:textAlignment w:val="auto"/>
              <w:rPr>
                <w:rFonts w:hint="eastAsia" w:ascii="仿宋" w:hAnsi="仿宋" w:eastAsia="仿宋" w:cs="仿宋"/>
                <w:sz w:val="20"/>
                <w:szCs w:val="20"/>
              </w:rPr>
            </w:pPr>
            <w:r>
              <w:rPr>
                <w:rFonts w:hint="eastAsia" w:ascii="仿宋" w:hAnsi="仿宋" w:eastAsia="仿宋" w:cs="仿宋"/>
                <w:spacing w:val="-4"/>
                <w:sz w:val="20"/>
                <w:szCs w:val="20"/>
              </w:rPr>
              <w:t>工具包</w:t>
            </w:r>
          </w:p>
        </w:tc>
        <w:tc>
          <w:tcPr>
            <w:tcW w:w="1954" w:type="dxa"/>
            <w:gridSpan w:val="2"/>
          </w:tcPr>
          <w:p w14:paraId="707DE0AC">
            <w:pPr>
              <w:pStyle w:val="1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sz w:val="20"/>
                <w:szCs w:val="20"/>
              </w:rPr>
            </w:pPr>
          </w:p>
        </w:tc>
        <w:tc>
          <w:tcPr>
            <w:tcW w:w="4164" w:type="dxa"/>
            <w:gridSpan w:val="2"/>
          </w:tcPr>
          <w:p w14:paraId="1A2EA6AD">
            <w:pPr>
              <w:pStyle w:val="10"/>
              <w:pageBreakBefore w:val="0"/>
              <w:widowControl w:val="0"/>
              <w:kinsoku/>
              <w:wordWrap/>
              <w:overflowPunct/>
              <w:topLinePunct w:val="0"/>
              <w:autoSpaceDE/>
              <w:autoSpaceDN/>
              <w:bidi w:val="0"/>
              <w:adjustRightInd/>
              <w:snapToGrid/>
              <w:spacing w:before="29" w:line="240" w:lineRule="auto"/>
              <w:jc w:val="center"/>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76059AC6">
        <w:trPr>
          <w:trHeight w:val="312" w:hRule="atLeast"/>
          <w:jc w:val="center"/>
        </w:trPr>
        <w:tc>
          <w:tcPr>
            <w:tcW w:w="2293" w:type="dxa"/>
          </w:tcPr>
          <w:p w14:paraId="296C1A99">
            <w:pPr>
              <w:pStyle w:val="10"/>
              <w:pageBreakBefore w:val="0"/>
              <w:widowControl w:val="0"/>
              <w:kinsoku/>
              <w:wordWrap/>
              <w:overflowPunct/>
              <w:topLinePunct w:val="0"/>
              <w:autoSpaceDE/>
              <w:autoSpaceDN/>
              <w:bidi w:val="0"/>
              <w:adjustRightInd/>
              <w:snapToGrid/>
              <w:spacing w:before="41" w:line="240" w:lineRule="auto"/>
              <w:ind w:right="569" w:firstLine="588" w:firstLineChars="300"/>
              <w:jc w:val="both"/>
              <w:textAlignment w:val="auto"/>
              <w:rPr>
                <w:rFonts w:hint="eastAsia" w:ascii="仿宋" w:hAnsi="仿宋" w:eastAsia="仿宋" w:cs="仿宋"/>
                <w:spacing w:val="-2"/>
                <w:sz w:val="20"/>
                <w:szCs w:val="20"/>
                <w:lang w:val="en-US" w:eastAsia="zh-CN"/>
              </w:rPr>
            </w:pPr>
            <w:r>
              <w:rPr>
                <w:rFonts w:hint="eastAsia" w:ascii="仿宋" w:hAnsi="仿宋" w:eastAsia="仿宋" w:cs="仿宋"/>
                <w:spacing w:val="-2"/>
                <w:sz w:val="20"/>
                <w:szCs w:val="20"/>
                <w:lang w:val="en-US" w:eastAsia="zh-CN"/>
              </w:rPr>
              <w:t>棚杆</w:t>
            </w:r>
          </w:p>
        </w:tc>
        <w:tc>
          <w:tcPr>
            <w:tcW w:w="1954" w:type="dxa"/>
            <w:gridSpan w:val="2"/>
          </w:tcPr>
          <w:p w14:paraId="586580DE">
            <w:pPr>
              <w:pStyle w:val="1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sz w:val="20"/>
                <w:szCs w:val="20"/>
              </w:rPr>
            </w:pPr>
          </w:p>
        </w:tc>
        <w:tc>
          <w:tcPr>
            <w:tcW w:w="4164" w:type="dxa"/>
            <w:gridSpan w:val="2"/>
          </w:tcPr>
          <w:p w14:paraId="0537578B">
            <w:pPr>
              <w:pStyle w:val="10"/>
              <w:pageBreakBefore w:val="0"/>
              <w:widowControl w:val="0"/>
              <w:kinsoku/>
              <w:wordWrap/>
              <w:overflowPunct/>
              <w:topLinePunct w:val="0"/>
              <w:autoSpaceDE/>
              <w:autoSpaceDN/>
              <w:bidi w:val="0"/>
              <w:adjustRightInd/>
              <w:snapToGrid/>
              <w:spacing w:before="29" w:line="240" w:lineRule="auto"/>
              <w:jc w:val="center"/>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4C593EB8">
        <w:trPr>
          <w:trHeight w:val="330" w:hRule="atLeast"/>
          <w:jc w:val="center"/>
        </w:trPr>
        <w:tc>
          <w:tcPr>
            <w:tcW w:w="2293" w:type="dxa"/>
          </w:tcPr>
          <w:p w14:paraId="5628C8CA">
            <w:pPr>
              <w:pStyle w:val="10"/>
              <w:pageBreakBefore w:val="0"/>
              <w:widowControl w:val="0"/>
              <w:kinsoku/>
              <w:wordWrap/>
              <w:overflowPunct/>
              <w:topLinePunct w:val="0"/>
              <w:autoSpaceDE/>
              <w:autoSpaceDN/>
              <w:bidi w:val="0"/>
              <w:adjustRightInd/>
              <w:snapToGrid/>
              <w:spacing w:before="41" w:line="240" w:lineRule="auto"/>
              <w:ind w:right="569" w:firstLine="392" w:firstLineChars="200"/>
              <w:jc w:val="both"/>
              <w:textAlignment w:val="auto"/>
              <w:rPr>
                <w:rFonts w:hint="eastAsia" w:ascii="仿宋" w:hAnsi="仿宋" w:eastAsia="仿宋" w:cs="仿宋"/>
                <w:spacing w:val="-4"/>
                <w:sz w:val="20"/>
                <w:szCs w:val="20"/>
                <w:lang w:val="en-US"/>
              </w:rPr>
            </w:pPr>
            <w:r>
              <w:rPr>
                <w:rFonts w:hint="eastAsia" w:ascii="仿宋" w:hAnsi="仿宋" w:eastAsia="仿宋" w:cs="仿宋"/>
                <w:spacing w:val="-2"/>
                <w:sz w:val="20"/>
                <w:szCs w:val="20"/>
                <w:lang w:val="en-US" w:eastAsia="zh-CN"/>
              </w:rPr>
              <w:t>有线定位器</w:t>
            </w:r>
          </w:p>
        </w:tc>
        <w:tc>
          <w:tcPr>
            <w:tcW w:w="1954" w:type="dxa"/>
            <w:gridSpan w:val="2"/>
          </w:tcPr>
          <w:p w14:paraId="69CB28CB">
            <w:pPr>
              <w:pStyle w:val="1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sz w:val="20"/>
                <w:szCs w:val="20"/>
              </w:rPr>
            </w:pPr>
          </w:p>
        </w:tc>
        <w:tc>
          <w:tcPr>
            <w:tcW w:w="4164" w:type="dxa"/>
            <w:gridSpan w:val="2"/>
          </w:tcPr>
          <w:p w14:paraId="1C061F98">
            <w:pPr>
              <w:pStyle w:val="10"/>
              <w:pageBreakBefore w:val="0"/>
              <w:widowControl w:val="0"/>
              <w:kinsoku/>
              <w:wordWrap/>
              <w:overflowPunct/>
              <w:topLinePunct w:val="0"/>
              <w:autoSpaceDE/>
              <w:autoSpaceDN/>
              <w:bidi w:val="0"/>
              <w:adjustRightInd/>
              <w:snapToGrid/>
              <w:spacing w:before="29" w:line="240" w:lineRule="auto"/>
              <w:jc w:val="center"/>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4EC122B7">
        <w:trPr>
          <w:trHeight w:val="312" w:hRule="atLeast"/>
          <w:jc w:val="center"/>
        </w:trPr>
        <w:tc>
          <w:tcPr>
            <w:tcW w:w="2293" w:type="dxa"/>
          </w:tcPr>
          <w:p w14:paraId="1F95DEDF">
            <w:pPr>
              <w:pStyle w:val="10"/>
              <w:pageBreakBefore w:val="0"/>
              <w:widowControl w:val="0"/>
              <w:kinsoku/>
              <w:wordWrap/>
              <w:overflowPunct/>
              <w:topLinePunct w:val="0"/>
              <w:autoSpaceDE/>
              <w:autoSpaceDN/>
              <w:bidi w:val="0"/>
              <w:adjustRightInd/>
              <w:snapToGrid/>
              <w:spacing w:before="41" w:line="240" w:lineRule="auto"/>
              <w:ind w:right="569" w:firstLine="392" w:firstLineChars="200"/>
              <w:jc w:val="both"/>
              <w:textAlignment w:val="auto"/>
              <w:rPr>
                <w:rFonts w:hint="eastAsia" w:ascii="仿宋" w:hAnsi="仿宋" w:eastAsia="仿宋" w:cs="仿宋"/>
                <w:spacing w:val="-4"/>
                <w:sz w:val="20"/>
                <w:szCs w:val="20"/>
              </w:rPr>
            </w:pPr>
            <w:r>
              <w:rPr>
                <w:rFonts w:hint="eastAsia" w:ascii="仿宋" w:hAnsi="仿宋" w:eastAsia="仿宋" w:cs="仿宋"/>
                <w:spacing w:val="-2"/>
                <w:sz w:val="20"/>
                <w:szCs w:val="20"/>
                <w:lang w:val="en-US" w:eastAsia="zh-CN"/>
              </w:rPr>
              <w:t>无线定位器</w:t>
            </w:r>
          </w:p>
        </w:tc>
        <w:tc>
          <w:tcPr>
            <w:tcW w:w="1954" w:type="dxa"/>
            <w:gridSpan w:val="2"/>
          </w:tcPr>
          <w:p w14:paraId="6228ACAF">
            <w:pPr>
              <w:pStyle w:val="1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sz w:val="20"/>
                <w:szCs w:val="20"/>
              </w:rPr>
            </w:pPr>
          </w:p>
        </w:tc>
        <w:tc>
          <w:tcPr>
            <w:tcW w:w="4164" w:type="dxa"/>
            <w:gridSpan w:val="2"/>
          </w:tcPr>
          <w:p w14:paraId="31F1CC02">
            <w:pPr>
              <w:pStyle w:val="10"/>
              <w:pageBreakBefore w:val="0"/>
              <w:widowControl w:val="0"/>
              <w:kinsoku/>
              <w:wordWrap/>
              <w:overflowPunct/>
              <w:topLinePunct w:val="0"/>
              <w:autoSpaceDE/>
              <w:autoSpaceDN/>
              <w:bidi w:val="0"/>
              <w:adjustRightInd/>
              <w:snapToGrid/>
              <w:spacing w:before="29" w:line="240" w:lineRule="auto"/>
              <w:jc w:val="center"/>
              <w:textAlignment w:val="auto"/>
              <w:rPr>
                <w:rFonts w:hint="eastAsia" w:ascii="仿宋" w:hAnsi="仿宋" w:eastAsia="仿宋" w:cs="仿宋"/>
                <w:sz w:val="20"/>
                <w:szCs w:val="20"/>
              </w:rPr>
            </w:pPr>
            <w:r>
              <w:rPr>
                <w:rFonts w:hint="eastAsia" w:ascii="仿宋" w:hAnsi="仿宋" w:eastAsia="仿宋" w:cs="仿宋"/>
                <w:sz w:val="20"/>
                <w:szCs w:val="20"/>
              </w:rPr>
              <w:t>正常</w:t>
            </w:r>
            <w:r>
              <w:rPr>
                <w:rFonts w:hint="eastAsia" w:ascii="仿宋" w:hAnsi="仿宋" w:eastAsia="仿宋" w:cs="仿宋"/>
                <w:sz w:val="20"/>
                <w:szCs w:val="20"/>
              </w:rPr>
              <w:sym w:font="Wingdings" w:char="00A8"/>
            </w:r>
            <w:r>
              <w:rPr>
                <w:rFonts w:hint="eastAsia" w:ascii="仿宋" w:hAnsi="仿宋" w:eastAsia="仿宋" w:cs="仿宋"/>
                <w:spacing w:val="64"/>
                <w:sz w:val="20"/>
                <w:szCs w:val="20"/>
              </w:rPr>
              <w:t xml:space="preserve"> </w:t>
            </w:r>
            <w:r>
              <w:rPr>
                <w:rFonts w:hint="eastAsia" w:ascii="仿宋" w:hAnsi="仿宋" w:eastAsia="仿宋" w:cs="仿宋"/>
                <w:sz w:val="20"/>
                <w:szCs w:val="20"/>
              </w:rPr>
              <w:t>异常</w:t>
            </w:r>
            <w:r>
              <w:rPr>
                <w:rFonts w:hint="eastAsia" w:ascii="仿宋" w:hAnsi="仿宋" w:eastAsia="仿宋" w:cs="仿宋"/>
                <w:spacing w:val="-10"/>
                <w:sz w:val="20"/>
                <w:szCs w:val="20"/>
              </w:rPr>
              <w:sym w:font="Wingdings" w:char="00A8"/>
            </w:r>
          </w:p>
        </w:tc>
      </w:tr>
      <w:tr w14:paraId="41C03EA6">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PrEx>
        <w:trPr>
          <w:trHeight w:val="1478" w:hRule="atLeast"/>
          <w:jc w:val="center"/>
        </w:trPr>
        <w:tc>
          <w:tcPr>
            <w:tcW w:w="8411" w:type="dxa"/>
            <w:gridSpan w:val="5"/>
            <w:tcBorders>
              <w:top w:val="single" w:color="000000" w:sz="4" w:space="0"/>
              <w:left w:val="single" w:color="000000" w:sz="4" w:space="0"/>
              <w:bottom w:val="single" w:color="000000" w:sz="4" w:space="0"/>
              <w:right w:val="single" w:color="000000" w:sz="4" w:space="0"/>
            </w:tcBorders>
          </w:tcPr>
          <w:p w14:paraId="2FD8BD94">
            <w:pPr>
              <w:pStyle w:val="10"/>
              <w:pageBreakBefore w:val="0"/>
              <w:widowControl w:val="0"/>
              <w:kinsoku/>
              <w:wordWrap/>
              <w:overflowPunct/>
              <w:topLinePunct w:val="0"/>
              <w:autoSpaceDE/>
              <w:autoSpaceDN/>
              <w:bidi w:val="0"/>
              <w:adjustRightInd/>
              <w:snapToGrid/>
              <w:spacing w:before="41" w:line="240" w:lineRule="auto"/>
              <w:ind w:left="107"/>
              <w:textAlignment w:val="auto"/>
              <w:rPr>
                <w:rFonts w:hint="eastAsia" w:ascii="仿宋" w:hAnsi="仿宋" w:eastAsia="仿宋" w:cs="仿宋"/>
                <w:sz w:val="20"/>
                <w:szCs w:val="20"/>
              </w:rPr>
            </w:pPr>
            <w:r>
              <w:rPr>
                <w:rFonts w:hint="eastAsia" w:ascii="仿宋" w:hAnsi="仿宋" w:eastAsia="仿宋" w:cs="仿宋"/>
                <w:spacing w:val="-4"/>
                <w:sz w:val="20"/>
                <w:szCs w:val="20"/>
              </w:rPr>
              <w:t>备注：</w:t>
            </w:r>
          </w:p>
        </w:tc>
      </w:tr>
      <w:tr w14:paraId="07F0070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PrEx>
        <w:trPr>
          <w:trHeight w:val="1038" w:hRule="atLeast"/>
          <w:jc w:val="center"/>
        </w:trPr>
        <w:tc>
          <w:tcPr>
            <w:tcW w:w="8411" w:type="dxa"/>
            <w:gridSpan w:val="5"/>
            <w:tcBorders>
              <w:top w:val="single" w:color="000000" w:sz="4" w:space="0"/>
              <w:left w:val="single" w:color="000000" w:sz="4" w:space="0"/>
              <w:bottom w:val="single" w:color="000000" w:sz="4" w:space="0"/>
              <w:right w:val="single" w:color="000000" w:sz="4" w:space="0"/>
            </w:tcBorders>
          </w:tcPr>
          <w:p w14:paraId="55CFCFD1">
            <w:pPr>
              <w:pStyle w:val="10"/>
              <w:pageBreakBefore w:val="0"/>
              <w:widowControl w:val="0"/>
              <w:kinsoku/>
              <w:wordWrap/>
              <w:overflowPunct/>
              <w:topLinePunct w:val="0"/>
              <w:autoSpaceDE/>
              <w:autoSpaceDN/>
              <w:bidi w:val="0"/>
              <w:adjustRightInd/>
              <w:snapToGrid/>
              <w:spacing w:line="240" w:lineRule="auto"/>
              <w:ind w:right="-15" w:firstLine="202" w:firstLineChars="100"/>
              <w:textAlignment w:val="auto"/>
              <w:rPr>
                <w:rFonts w:hint="eastAsia" w:ascii="仿宋" w:hAnsi="仿宋" w:eastAsia="仿宋" w:cs="仿宋"/>
                <w:spacing w:val="2"/>
                <w:w w:val="99"/>
                <w:sz w:val="20"/>
                <w:szCs w:val="20"/>
              </w:rPr>
            </w:pPr>
            <w:r>
              <w:rPr>
                <w:rFonts w:hint="eastAsia" w:ascii="仿宋" w:hAnsi="仿宋" w:eastAsia="仿宋" w:cs="仿宋"/>
                <w:spacing w:val="2"/>
                <w:w w:val="99"/>
                <w:sz w:val="20"/>
                <w:szCs w:val="20"/>
              </w:rPr>
              <w:t>特别提示：</w:t>
            </w:r>
          </w:p>
          <w:p w14:paraId="72ABEAEF">
            <w:pPr>
              <w:pStyle w:val="10"/>
              <w:pageBreakBefore w:val="0"/>
              <w:widowControl w:val="0"/>
              <w:kinsoku/>
              <w:wordWrap/>
              <w:overflowPunct/>
              <w:topLinePunct w:val="0"/>
              <w:autoSpaceDE/>
              <w:autoSpaceDN/>
              <w:bidi w:val="0"/>
              <w:adjustRightInd/>
              <w:snapToGrid/>
              <w:spacing w:line="240" w:lineRule="auto"/>
              <w:ind w:left="107" w:right="-15"/>
              <w:textAlignment w:val="auto"/>
              <w:rPr>
                <w:rFonts w:hint="eastAsia" w:ascii="仿宋" w:hAnsi="仿宋" w:eastAsia="仿宋" w:cs="仿宋"/>
                <w:spacing w:val="2"/>
                <w:w w:val="99"/>
                <w:sz w:val="20"/>
                <w:szCs w:val="20"/>
              </w:rPr>
            </w:pPr>
            <w:r>
              <w:rPr>
                <w:rFonts w:hint="eastAsia" w:ascii="仿宋" w:hAnsi="仿宋" w:eastAsia="仿宋" w:cs="仿宋"/>
                <w:spacing w:val="2"/>
                <w:w w:val="99"/>
                <w:sz w:val="20"/>
                <w:szCs w:val="20"/>
              </w:rPr>
              <w:t>1、</w:t>
            </w:r>
            <w:r>
              <w:rPr>
                <w:rFonts w:hint="eastAsia" w:ascii="仿宋" w:hAnsi="仿宋" w:eastAsia="仿宋" w:cs="仿宋"/>
                <w:spacing w:val="2"/>
                <w:w w:val="99"/>
                <w:sz w:val="20"/>
                <w:szCs w:val="20"/>
                <w:lang w:val="en-US" w:eastAsia="zh-CN"/>
              </w:rPr>
              <w:t>买受人</w:t>
            </w:r>
            <w:r>
              <w:rPr>
                <w:rFonts w:hint="eastAsia" w:ascii="仿宋" w:hAnsi="仿宋" w:eastAsia="仿宋" w:cs="仿宋"/>
                <w:spacing w:val="2"/>
                <w:w w:val="99"/>
                <w:sz w:val="20"/>
                <w:szCs w:val="20"/>
              </w:rPr>
              <w:t>应在本</w:t>
            </w:r>
            <w:r>
              <w:rPr>
                <w:rFonts w:hint="eastAsia" w:ascii="仿宋" w:hAnsi="仿宋" w:eastAsia="仿宋" w:cs="仿宋"/>
                <w:spacing w:val="2"/>
                <w:w w:val="99"/>
                <w:sz w:val="20"/>
                <w:szCs w:val="20"/>
                <w:lang w:val="en-US" w:eastAsia="zh-CN"/>
              </w:rPr>
              <w:t>张</w:t>
            </w:r>
            <w:r>
              <w:rPr>
                <w:rFonts w:hint="eastAsia" w:ascii="仿宋" w:hAnsi="仿宋" w:eastAsia="仿宋" w:cs="仿宋"/>
                <w:spacing w:val="2"/>
                <w:w w:val="99"/>
                <w:sz w:val="20"/>
                <w:szCs w:val="20"/>
              </w:rPr>
              <w:t>签字确认交接事项；</w:t>
            </w:r>
          </w:p>
          <w:p w14:paraId="0BB56CF2">
            <w:pPr>
              <w:pStyle w:val="10"/>
              <w:pageBreakBefore w:val="0"/>
              <w:widowControl w:val="0"/>
              <w:kinsoku/>
              <w:wordWrap/>
              <w:overflowPunct/>
              <w:topLinePunct w:val="0"/>
              <w:autoSpaceDE/>
              <w:autoSpaceDN/>
              <w:bidi w:val="0"/>
              <w:adjustRightInd/>
              <w:snapToGrid/>
              <w:spacing w:line="240" w:lineRule="auto"/>
              <w:ind w:left="107" w:right="-15"/>
              <w:textAlignment w:val="auto"/>
              <w:rPr>
                <w:rFonts w:hint="default" w:ascii="仿宋" w:hAnsi="仿宋" w:eastAsia="仿宋" w:cs="仿宋"/>
                <w:spacing w:val="-10"/>
                <w:w w:val="95"/>
                <w:sz w:val="20"/>
                <w:lang w:val="en-US" w:eastAsia="zh-CN"/>
              </w:rPr>
            </w:pPr>
            <w:r>
              <w:rPr>
                <w:rFonts w:hint="eastAsia" w:ascii="仿宋" w:hAnsi="仿宋" w:eastAsia="仿宋" w:cs="仿宋"/>
                <w:spacing w:val="2"/>
                <w:w w:val="99"/>
                <w:sz w:val="20"/>
                <w:szCs w:val="20"/>
                <w:lang w:val="en-US" w:eastAsia="zh-CN"/>
              </w:rPr>
              <w:t>2、本交接单签订之日，则该车辆损毁、灭失及使用风险由买受人承担。</w:t>
            </w:r>
          </w:p>
        </w:tc>
      </w:tr>
      <w:tr w14:paraId="18778AC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PrEx>
        <w:trPr>
          <w:trHeight w:val="1341" w:hRule="atLeast"/>
          <w:jc w:val="center"/>
        </w:trPr>
        <w:tc>
          <w:tcPr>
            <w:tcW w:w="8411" w:type="dxa"/>
            <w:gridSpan w:val="5"/>
            <w:tcBorders>
              <w:top w:val="single" w:color="000000" w:sz="4" w:space="0"/>
              <w:left w:val="single" w:color="000000" w:sz="4" w:space="0"/>
              <w:bottom w:val="single" w:color="000000" w:sz="4" w:space="0"/>
              <w:right w:val="single" w:color="000000" w:sz="4" w:space="0"/>
            </w:tcBorders>
          </w:tcPr>
          <w:p w14:paraId="3DB94CC0">
            <w:pPr>
              <w:pStyle w:val="10"/>
              <w:pageBreakBefore w:val="0"/>
              <w:widowControl w:val="0"/>
              <w:kinsoku/>
              <w:wordWrap/>
              <w:overflowPunct/>
              <w:topLinePunct w:val="0"/>
              <w:autoSpaceDE/>
              <w:autoSpaceDN/>
              <w:bidi w:val="0"/>
              <w:adjustRightInd/>
              <w:snapToGrid/>
              <w:spacing w:line="240" w:lineRule="auto"/>
              <w:ind w:left="107"/>
              <w:textAlignment w:val="auto"/>
              <w:rPr>
                <w:rFonts w:hint="eastAsia" w:ascii="仿宋" w:hAnsi="仿宋" w:eastAsia="仿宋" w:cs="仿宋"/>
                <w:w w:val="95"/>
                <w:sz w:val="20"/>
                <w:lang w:val="en-US" w:eastAsia="zh-CN"/>
              </w:rPr>
            </w:pPr>
            <w:r>
              <w:rPr>
                <w:rFonts w:hint="eastAsia" w:ascii="仿宋" w:hAnsi="仿宋" w:eastAsia="仿宋" w:cs="仿宋"/>
                <w:w w:val="95"/>
                <w:sz w:val="20"/>
                <w:lang w:val="en-US" w:eastAsia="zh-CN"/>
              </w:rPr>
              <w:t>备注：</w:t>
            </w:r>
          </w:p>
          <w:p w14:paraId="058C9477">
            <w:pPr>
              <w:pStyle w:val="10"/>
              <w:pageBreakBefore w:val="0"/>
              <w:widowControl w:val="0"/>
              <w:numPr>
                <w:ilvl w:val="0"/>
                <w:numId w:val="2"/>
              </w:numPr>
              <w:kinsoku/>
              <w:wordWrap/>
              <w:overflowPunct/>
              <w:topLinePunct w:val="0"/>
              <w:autoSpaceDE/>
              <w:autoSpaceDN/>
              <w:bidi w:val="0"/>
              <w:adjustRightInd/>
              <w:snapToGrid/>
              <w:spacing w:line="240" w:lineRule="auto"/>
              <w:ind w:left="107"/>
              <w:textAlignment w:val="auto"/>
              <w:rPr>
                <w:rFonts w:hint="eastAsia" w:ascii="仿宋" w:hAnsi="仿宋" w:eastAsia="仿宋" w:cs="仿宋"/>
                <w:w w:val="95"/>
                <w:sz w:val="20"/>
                <w:lang w:val="en-US" w:eastAsia="zh-CN"/>
              </w:rPr>
            </w:pPr>
            <w:r>
              <w:rPr>
                <w:rFonts w:hint="eastAsia" w:ascii="仿宋" w:hAnsi="仿宋" w:eastAsia="仿宋" w:cs="仿宋"/>
                <w:w w:val="95"/>
                <w:sz w:val="20"/>
                <w:lang w:val="en-US" w:eastAsia="zh-CN"/>
              </w:rPr>
              <w:t>整万公里定期保养。</w:t>
            </w:r>
          </w:p>
          <w:p w14:paraId="1B435B26">
            <w:pPr>
              <w:pStyle w:val="10"/>
              <w:pageBreakBefore w:val="0"/>
              <w:widowControl w:val="0"/>
              <w:numPr>
                <w:ilvl w:val="0"/>
                <w:numId w:val="2"/>
              </w:numPr>
              <w:kinsoku/>
              <w:wordWrap/>
              <w:overflowPunct/>
              <w:topLinePunct w:val="0"/>
              <w:autoSpaceDE/>
              <w:autoSpaceDN/>
              <w:bidi w:val="0"/>
              <w:adjustRightInd/>
              <w:snapToGrid/>
              <w:spacing w:line="240" w:lineRule="auto"/>
              <w:ind w:left="107"/>
              <w:textAlignment w:val="auto"/>
              <w:rPr>
                <w:rFonts w:hint="eastAsia" w:ascii="仿宋" w:hAnsi="仿宋" w:eastAsia="仿宋" w:cs="仿宋"/>
                <w:w w:val="95"/>
                <w:sz w:val="20"/>
                <w:lang w:val="en-US" w:eastAsia="zh-CN"/>
              </w:rPr>
            </w:pPr>
            <w:r>
              <w:rPr>
                <w:rFonts w:hint="eastAsia" w:ascii="仿宋" w:hAnsi="仿宋" w:eastAsia="仿宋" w:cs="仿宋"/>
                <w:w w:val="95"/>
                <w:sz w:val="20"/>
                <w:lang w:val="en-US" w:eastAsia="zh-CN"/>
              </w:rPr>
              <w:t>车辆交接时，各方需及时查验外观及违章。</w:t>
            </w:r>
          </w:p>
          <w:p w14:paraId="35D36F73">
            <w:pPr>
              <w:pStyle w:val="10"/>
              <w:pageBreakBefore w:val="0"/>
              <w:widowControl w:val="0"/>
              <w:numPr>
                <w:ilvl w:val="0"/>
                <w:numId w:val="2"/>
              </w:numPr>
              <w:kinsoku/>
              <w:wordWrap/>
              <w:overflowPunct/>
              <w:topLinePunct w:val="0"/>
              <w:autoSpaceDE/>
              <w:autoSpaceDN/>
              <w:bidi w:val="0"/>
              <w:adjustRightInd/>
              <w:snapToGrid/>
              <w:spacing w:line="240" w:lineRule="auto"/>
              <w:ind w:left="107"/>
              <w:textAlignment w:val="auto"/>
              <w:rPr>
                <w:rFonts w:hint="eastAsia" w:ascii="仿宋" w:hAnsi="仿宋" w:eastAsia="仿宋" w:cs="仿宋"/>
                <w:w w:val="95"/>
                <w:sz w:val="20"/>
                <w:lang w:val="en-US" w:eastAsia="zh-CN"/>
              </w:rPr>
            </w:pPr>
            <w:r>
              <w:rPr>
                <w:rFonts w:hint="eastAsia" w:ascii="仿宋" w:hAnsi="仿宋" w:eastAsia="仿宋" w:cs="仿宋"/>
                <w:w w:val="95"/>
                <w:sz w:val="20"/>
                <w:lang w:val="en-US" w:eastAsia="zh-CN"/>
              </w:rPr>
              <w:t>关于充电：每周至少一次需将电量放电至30%以内，每次充电充到100%直至跳枪为止。</w:t>
            </w:r>
          </w:p>
          <w:p w14:paraId="04778981">
            <w:pPr>
              <w:pStyle w:val="10"/>
              <w:pageBreakBefore w:val="0"/>
              <w:widowControl w:val="0"/>
              <w:numPr>
                <w:ilvl w:val="0"/>
                <w:numId w:val="2"/>
              </w:numPr>
              <w:kinsoku/>
              <w:wordWrap/>
              <w:overflowPunct/>
              <w:topLinePunct w:val="0"/>
              <w:autoSpaceDE/>
              <w:autoSpaceDN/>
              <w:bidi w:val="0"/>
              <w:adjustRightInd/>
              <w:snapToGrid/>
              <w:spacing w:line="240" w:lineRule="auto"/>
              <w:ind w:left="107"/>
              <w:textAlignment w:val="auto"/>
              <w:rPr>
                <w:rFonts w:hint="eastAsia" w:ascii="仿宋" w:hAnsi="仿宋" w:eastAsia="仿宋" w:cs="仿宋"/>
                <w:w w:val="95"/>
                <w:sz w:val="20"/>
                <w:lang w:val="en-US" w:eastAsia="zh-CN"/>
              </w:rPr>
            </w:pPr>
            <w:r>
              <w:rPr>
                <w:rFonts w:hint="eastAsia" w:ascii="仿宋" w:hAnsi="仿宋" w:eastAsia="仿宋" w:cs="仿宋"/>
                <w:w w:val="95"/>
                <w:sz w:val="20"/>
                <w:lang w:val="en-US" w:eastAsia="zh-CN"/>
              </w:rPr>
              <w:t>长时间停放，务必关掉总电源。</w:t>
            </w:r>
          </w:p>
        </w:tc>
      </w:tr>
      <w:tr w14:paraId="1AC000E6">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PrEx>
        <w:trPr>
          <w:trHeight w:val="1535" w:hRule="atLeast"/>
          <w:jc w:val="center"/>
        </w:trPr>
        <w:tc>
          <w:tcPr>
            <w:tcW w:w="8411" w:type="dxa"/>
            <w:gridSpan w:val="5"/>
            <w:tcBorders>
              <w:top w:val="single" w:color="000000" w:sz="4" w:space="0"/>
              <w:left w:val="single" w:color="000000" w:sz="4" w:space="0"/>
              <w:bottom w:val="single" w:color="000000" w:sz="4" w:space="0"/>
              <w:right w:val="single" w:color="000000" w:sz="4" w:space="0"/>
            </w:tcBorders>
          </w:tcPr>
          <w:p w14:paraId="4757C844">
            <w:pPr>
              <w:pStyle w:val="10"/>
              <w:pageBreakBefore w:val="0"/>
              <w:widowControl w:val="0"/>
              <w:tabs>
                <w:tab w:val="left" w:pos="5574"/>
              </w:tabs>
              <w:kinsoku/>
              <w:wordWrap/>
              <w:overflowPunct/>
              <w:topLinePunct w:val="0"/>
              <w:autoSpaceDE/>
              <w:autoSpaceDN/>
              <w:bidi w:val="0"/>
              <w:adjustRightInd/>
              <w:snapToGrid/>
              <w:spacing w:before="99" w:line="240" w:lineRule="auto"/>
              <w:ind w:left="107"/>
              <w:textAlignment w:val="auto"/>
              <w:rPr>
                <w:rFonts w:hint="eastAsia" w:ascii="仿宋" w:hAnsi="仿宋" w:eastAsia="仿宋" w:cs="仿宋"/>
                <w:spacing w:val="-5"/>
                <w:w w:val="95"/>
                <w:sz w:val="20"/>
                <w:szCs w:val="20"/>
              </w:rPr>
            </w:pPr>
            <w:r>
              <w:rPr>
                <w:rFonts w:hint="eastAsia" w:ascii="仿宋" w:hAnsi="仿宋" w:eastAsia="仿宋" w:cs="仿宋"/>
                <w:w w:val="95"/>
                <w:sz w:val="20"/>
                <w:szCs w:val="20"/>
                <w:lang w:val="en-US" w:eastAsia="zh-CN"/>
              </w:rPr>
              <w:t>出卖人：                      买受人</w:t>
            </w:r>
            <w:r>
              <w:rPr>
                <w:rFonts w:hint="eastAsia" w:ascii="仿宋" w:hAnsi="仿宋" w:eastAsia="仿宋" w:cs="仿宋"/>
                <w:spacing w:val="-5"/>
                <w:w w:val="95"/>
                <w:sz w:val="20"/>
                <w:szCs w:val="20"/>
              </w:rPr>
              <w:t>：</w:t>
            </w:r>
            <w:r>
              <w:rPr>
                <w:rFonts w:hint="eastAsia" w:ascii="仿宋" w:hAnsi="仿宋" w:eastAsia="仿宋" w:cs="仿宋"/>
                <w:spacing w:val="-5"/>
                <w:w w:val="95"/>
                <w:sz w:val="20"/>
                <w:szCs w:val="20"/>
                <w:lang w:val="en-US" w:eastAsia="zh-CN"/>
              </w:rPr>
              <w:t xml:space="preserve">                                    </w:t>
            </w:r>
          </w:p>
          <w:p w14:paraId="7AD8DAFD">
            <w:pPr>
              <w:pStyle w:val="10"/>
              <w:pageBreakBefore w:val="0"/>
              <w:widowControl w:val="0"/>
              <w:kinsoku/>
              <w:wordWrap/>
              <w:overflowPunct/>
              <w:topLinePunct w:val="0"/>
              <w:autoSpaceDE/>
              <w:autoSpaceDN/>
              <w:bidi w:val="0"/>
              <w:adjustRightInd/>
              <w:snapToGrid/>
              <w:spacing w:before="127" w:line="240" w:lineRule="auto"/>
              <w:textAlignment w:val="auto"/>
              <w:rPr>
                <w:rFonts w:hint="eastAsia" w:ascii="仿宋" w:hAnsi="仿宋" w:eastAsia="仿宋" w:cs="仿宋"/>
                <w:w w:val="95"/>
                <w:sz w:val="20"/>
                <w:szCs w:val="20"/>
                <w:lang w:val="en-US" w:eastAsia="zh-CN"/>
              </w:rPr>
            </w:pPr>
            <w:r>
              <w:rPr>
                <w:rFonts w:hint="eastAsia" w:ascii="仿宋" w:hAnsi="仿宋" w:eastAsia="仿宋" w:cs="仿宋"/>
                <w:b/>
                <w:bCs/>
                <w:w w:val="95"/>
                <w:sz w:val="20"/>
                <w:szCs w:val="20"/>
              </w:rPr>
              <w:t>特别提示：</w:t>
            </w:r>
            <w:r>
              <w:rPr>
                <w:rFonts w:hint="eastAsia" w:ascii="仿宋" w:hAnsi="仿宋" w:eastAsia="仿宋" w:cs="仿宋"/>
                <w:b/>
                <w:bCs/>
                <w:w w:val="95"/>
                <w:sz w:val="20"/>
                <w:szCs w:val="20"/>
                <w:lang w:val="en-US" w:eastAsia="zh-CN"/>
              </w:rPr>
              <w:t>买受</w:t>
            </w:r>
            <w:r>
              <w:rPr>
                <w:rFonts w:hint="eastAsia" w:ascii="仿宋" w:hAnsi="仿宋" w:eastAsia="仿宋" w:cs="仿宋"/>
                <w:b/>
                <w:bCs/>
                <w:w w:val="95"/>
                <w:sz w:val="20"/>
                <w:szCs w:val="20"/>
              </w:rPr>
              <w:t>人（及/或经办人）应在本栏签</w:t>
            </w:r>
            <w:r>
              <w:rPr>
                <w:rFonts w:hint="eastAsia" w:ascii="仿宋" w:hAnsi="仿宋" w:eastAsia="仿宋" w:cs="仿宋"/>
                <w:b/>
                <w:bCs/>
                <w:w w:val="95"/>
                <w:sz w:val="20"/>
                <w:szCs w:val="20"/>
                <w:lang w:val="en-US" w:eastAsia="zh-CN"/>
              </w:rPr>
              <w:t>名</w:t>
            </w:r>
            <w:r>
              <w:rPr>
                <w:rFonts w:hint="eastAsia" w:ascii="仿宋" w:hAnsi="仿宋" w:eastAsia="仿宋" w:cs="仿宋"/>
                <w:b/>
                <w:bCs/>
                <w:w w:val="95"/>
                <w:sz w:val="20"/>
                <w:szCs w:val="20"/>
              </w:rPr>
              <w:t>（或盖章）确认交接事项，2、</w:t>
            </w:r>
            <w:r>
              <w:rPr>
                <w:rFonts w:hint="eastAsia" w:ascii="仿宋" w:hAnsi="仿宋" w:eastAsia="仿宋" w:cs="仿宋"/>
                <w:b/>
                <w:bCs/>
                <w:w w:val="95"/>
                <w:sz w:val="20"/>
                <w:szCs w:val="20"/>
                <w:lang w:val="en-US" w:eastAsia="zh-CN"/>
              </w:rPr>
              <w:t>买受</w:t>
            </w:r>
            <w:r>
              <w:rPr>
                <w:rFonts w:hint="eastAsia" w:ascii="仿宋" w:hAnsi="仿宋" w:eastAsia="仿宋" w:cs="仿宋"/>
                <w:b/>
                <w:bCs/>
                <w:w w:val="95"/>
                <w:sz w:val="20"/>
                <w:szCs w:val="20"/>
              </w:rPr>
              <w:t>人</w:t>
            </w:r>
            <w:r>
              <w:rPr>
                <w:rFonts w:hint="eastAsia" w:ascii="仿宋" w:hAnsi="仿宋" w:eastAsia="仿宋" w:cs="仿宋"/>
                <w:b/>
                <w:bCs/>
                <w:spacing w:val="-5"/>
                <w:w w:val="95"/>
                <w:sz w:val="20"/>
                <w:szCs w:val="20"/>
              </w:rPr>
              <w:t>如拒</w:t>
            </w:r>
            <w:r>
              <w:rPr>
                <w:rFonts w:hint="eastAsia" w:ascii="仿宋" w:hAnsi="仿宋" w:eastAsia="仿宋" w:cs="仿宋"/>
                <w:b/>
                <w:bCs/>
                <w:spacing w:val="-1"/>
                <w:w w:val="99"/>
                <w:sz w:val="20"/>
                <w:szCs w:val="20"/>
              </w:rPr>
              <w:t>绝</w:t>
            </w:r>
            <w:r>
              <w:rPr>
                <w:rFonts w:hint="eastAsia" w:ascii="仿宋" w:hAnsi="仿宋" w:eastAsia="仿宋" w:cs="仿宋"/>
                <w:b/>
                <w:bCs/>
                <w:w w:val="99"/>
                <w:sz w:val="20"/>
                <w:szCs w:val="20"/>
              </w:rPr>
              <w:t>或未签字</w:t>
            </w:r>
            <w:r>
              <w:rPr>
                <w:rFonts w:hint="eastAsia" w:ascii="仿宋" w:hAnsi="仿宋" w:eastAsia="仿宋" w:cs="仿宋"/>
                <w:b/>
                <w:bCs/>
                <w:spacing w:val="2"/>
                <w:w w:val="99"/>
                <w:sz w:val="20"/>
                <w:szCs w:val="20"/>
              </w:rPr>
              <w:t>（</w:t>
            </w:r>
            <w:r>
              <w:rPr>
                <w:rFonts w:hint="eastAsia" w:ascii="仿宋" w:hAnsi="仿宋" w:eastAsia="仿宋" w:cs="仿宋"/>
                <w:b/>
                <w:bCs/>
                <w:w w:val="99"/>
                <w:sz w:val="20"/>
                <w:szCs w:val="20"/>
              </w:rPr>
              <w:t>或盖章）确认的，应视为</w:t>
            </w:r>
            <w:r>
              <w:rPr>
                <w:rFonts w:hint="eastAsia" w:ascii="仿宋" w:hAnsi="仿宋" w:eastAsia="仿宋" w:cs="仿宋"/>
                <w:b/>
                <w:bCs/>
                <w:w w:val="95"/>
                <w:sz w:val="20"/>
                <w:szCs w:val="20"/>
                <w:lang w:val="en-US" w:eastAsia="zh-CN"/>
              </w:rPr>
              <w:t>买受</w:t>
            </w:r>
            <w:r>
              <w:rPr>
                <w:rFonts w:hint="eastAsia" w:ascii="仿宋" w:hAnsi="仿宋" w:eastAsia="仿宋" w:cs="仿宋"/>
                <w:b/>
                <w:bCs/>
                <w:w w:val="95"/>
                <w:sz w:val="20"/>
                <w:szCs w:val="20"/>
              </w:rPr>
              <w:t>人</w:t>
            </w:r>
            <w:r>
              <w:rPr>
                <w:rFonts w:hint="eastAsia" w:ascii="仿宋" w:hAnsi="仿宋" w:eastAsia="仿宋" w:cs="仿宋"/>
                <w:b/>
                <w:bCs/>
                <w:w w:val="99"/>
                <w:sz w:val="20"/>
                <w:szCs w:val="20"/>
              </w:rPr>
              <w:t>放弃验收权利并认可</w:t>
            </w:r>
            <w:r>
              <w:rPr>
                <w:rFonts w:hint="eastAsia" w:ascii="仿宋" w:hAnsi="仿宋" w:eastAsia="仿宋" w:cs="仿宋"/>
                <w:b/>
                <w:bCs/>
                <w:w w:val="99"/>
                <w:sz w:val="20"/>
                <w:szCs w:val="20"/>
                <w:lang w:val="en-US" w:eastAsia="zh-CN"/>
              </w:rPr>
              <w:t>出卖人</w:t>
            </w:r>
            <w:r>
              <w:rPr>
                <w:rFonts w:hint="eastAsia" w:ascii="仿宋" w:hAnsi="仿宋" w:eastAsia="仿宋" w:cs="仿宋"/>
                <w:b/>
                <w:bCs/>
                <w:spacing w:val="2"/>
                <w:w w:val="99"/>
                <w:sz w:val="20"/>
                <w:szCs w:val="20"/>
              </w:rPr>
              <w:t>（</w:t>
            </w:r>
            <w:r>
              <w:rPr>
                <w:rFonts w:hint="eastAsia" w:ascii="仿宋" w:hAnsi="仿宋" w:eastAsia="仿宋" w:cs="仿宋"/>
                <w:b/>
                <w:bCs/>
                <w:w w:val="99"/>
                <w:sz w:val="20"/>
                <w:szCs w:val="20"/>
              </w:rPr>
              <w:t>或</w:t>
            </w:r>
            <w:r>
              <w:rPr>
                <w:rFonts w:hint="eastAsia" w:ascii="仿宋" w:hAnsi="仿宋" w:eastAsia="仿宋" w:cs="仿宋"/>
                <w:b/>
                <w:bCs/>
                <w:w w:val="99"/>
                <w:sz w:val="20"/>
                <w:szCs w:val="20"/>
                <w:lang w:val="en-US" w:eastAsia="zh-CN"/>
              </w:rPr>
              <w:t>出卖人</w:t>
            </w:r>
            <w:r>
              <w:rPr>
                <w:rFonts w:hint="eastAsia" w:ascii="仿宋" w:hAnsi="仿宋" w:eastAsia="仿宋" w:cs="仿宋"/>
                <w:b/>
                <w:bCs/>
                <w:w w:val="99"/>
                <w:sz w:val="20"/>
                <w:szCs w:val="20"/>
              </w:rPr>
              <w:t>委托的第三方）对交车时车辆状态验收记录。</w:t>
            </w:r>
          </w:p>
        </w:tc>
      </w:tr>
    </w:tbl>
    <w:p w14:paraId="28153ADF">
      <w:pPr>
        <w:pStyle w:val="2"/>
        <w:keepNext w:val="0"/>
        <w:keepLines w:val="0"/>
        <w:pageBreakBefore w:val="0"/>
        <w:widowControl w:val="0"/>
        <w:numPr>
          <w:ilvl w:val="0"/>
          <w:numId w:val="0"/>
        </w:numPr>
        <w:kinsoku/>
        <w:wordWrap/>
        <w:overflowPunct/>
        <w:topLinePunct w:val="0"/>
        <w:autoSpaceDE w:val="0"/>
        <w:autoSpaceDN w:val="0"/>
        <w:bidi w:val="0"/>
        <w:adjustRightInd w:val="0"/>
        <w:snapToGrid/>
        <w:textAlignment w:val="auto"/>
        <w:rPr>
          <w:rFonts w:hint="default" w:ascii="仿宋" w:hAnsi="仿宋" w:eastAsia="仿宋" w:cs="仿宋"/>
          <w:color w:val="auto"/>
          <w:kern w:val="2"/>
          <w:sz w:val="24"/>
          <w:szCs w:val="24"/>
          <w:highlight w:val="none"/>
          <w:u w:val="none"/>
          <w:lang w:val="en-US" w:eastAsia="zh-CN" w:bidi="ar-SA"/>
        </w:rPr>
      </w:pPr>
    </w:p>
    <w:sectPr>
      <w:pgSz w:w="11906" w:h="16838"/>
      <w:pgMar w:top="1134" w:right="1800" w:bottom="1134" w:left="1800" w:header="851" w:footer="992"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仿宋">
    <w:altName w:val="仿宋-简"/>
    <w:panose1 w:val="02010609060101010101"/>
    <w:charset w:val="86"/>
    <w:family w:val="auto"/>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066A8">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271E5F">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F271E5F">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642040"/>
    <w:multiLevelType w:val="singleLevel"/>
    <w:tmpl w:val="B1642040"/>
    <w:lvl w:ilvl="0" w:tentative="0">
      <w:start w:val="1"/>
      <w:numFmt w:val="decimal"/>
      <w:suff w:val="nothing"/>
      <w:lvlText w:val="%1、"/>
      <w:lvlJc w:val="left"/>
    </w:lvl>
  </w:abstractNum>
  <w:abstractNum w:abstractNumId="1">
    <w:nsid w:val="F3EE6FF2"/>
    <w:multiLevelType w:val="singleLevel"/>
    <w:tmpl w:val="F3EE6FF2"/>
    <w:lvl w:ilvl="0" w:tentative="0">
      <w:start w:val="5"/>
      <w:numFmt w:val="chineseCounting"/>
      <w:suff w:val="space"/>
      <w:lvlText w:val="第%1条"/>
      <w:lvlJc w:val="left"/>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afa">
    <w15:presenceInfo w15:providerId="WPS Office" w15:userId="6745201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DD54AD"/>
    <w:rsid w:val="03885E3A"/>
    <w:rsid w:val="03923260"/>
    <w:rsid w:val="088E5CA1"/>
    <w:rsid w:val="0BD3A563"/>
    <w:rsid w:val="0D5B011C"/>
    <w:rsid w:val="0D8E0447"/>
    <w:rsid w:val="0EA855E3"/>
    <w:rsid w:val="0FEFDA7C"/>
    <w:rsid w:val="0FF22FB9"/>
    <w:rsid w:val="112278CE"/>
    <w:rsid w:val="117A14B8"/>
    <w:rsid w:val="12F10683"/>
    <w:rsid w:val="1477D52B"/>
    <w:rsid w:val="16D74CB7"/>
    <w:rsid w:val="17EB76A4"/>
    <w:rsid w:val="186802BC"/>
    <w:rsid w:val="186B28EB"/>
    <w:rsid w:val="194128BC"/>
    <w:rsid w:val="1A401D69"/>
    <w:rsid w:val="1C752FA8"/>
    <w:rsid w:val="1E594203"/>
    <w:rsid w:val="1F1619A0"/>
    <w:rsid w:val="20C067BC"/>
    <w:rsid w:val="24A94A2F"/>
    <w:rsid w:val="25665B84"/>
    <w:rsid w:val="27764078"/>
    <w:rsid w:val="27C70430"/>
    <w:rsid w:val="2A7C19A5"/>
    <w:rsid w:val="2DDFF631"/>
    <w:rsid w:val="2DF87BD6"/>
    <w:rsid w:val="2FC85625"/>
    <w:rsid w:val="30183F1E"/>
    <w:rsid w:val="305D5992"/>
    <w:rsid w:val="31F1911D"/>
    <w:rsid w:val="35BBFF5D"/>
    <w:rsid w:val="3A880C39"/>
    <w:rsid w:val="4037219F"/>
    <w:rsid w:val="434A3ECA"/>
    <w:rsid w:val="44125CD7"/>
    <w:rsid w:val="454D7D6F"/>
    <w:rsid w:val="46C95B1B"/>
    <w:rsid w:val="489F0E4A"/>
    <w:rsid w:val="4AD351BA"/>
    <w:rsid w:val="4CBB4158"/>
    <w:rsid w:val="4D137AF0"/>
    <w:rsid w:val="4FDC241B"/>
    <w:rsid w:val="55385E52"/>
    <w:rsid w:val="569972B8"/>
    <w:rsid w:val="595F85A5"/>
    <w:rsid w:val="59C2625E"/>
    <w:rsid w:val="59EFA771"/>
    <w:rsid w:val="5BFE7BBD"/>
    <w:rsid w:val="5CF02252"/>
    <w:rsid w:val="5ED82947"/>
    <w:rsid w:val="5FEF8D37"/>
    <w:rsid w:val="6677EE27"/>
    <w:rsid w:val="6787DF7C"/>
    <w:rsid w:val="67F56318"/>
    <w:rsid w:val="694F3806"/>
    <w:rsid w:val="6A022F6E"/>
    <w:rsid w:val="6BA7D6DF"/>
    <w:rsid w:val="6BF762DC"/>
    <w:rsid w:val="6E3C10ED"/>
    <w:rsid w:val="6EEE43C1"/>
    <w:rsid w:val="6FFED5A0"/>
    <w:rsid w:val="70576BFC"/>
    <w:rsid w:val="711C2B67"/>
    <w:rsid w:val="731A410D"/>
    <w:rsid w:val="73A714BE"/>
    <w:rsid w:val="73ED07EB"/>
    <w:rsid w:val="76D31F1A"/>
    <w:rsid w:val="77DD54AD"/>
    <w:rsid w:val="787F0BF1"/>
    <w:rsid w:val="796B1994"/>
    <w:rsid w:val="7B7F9D59"/>
    <w:rsid w:val="7D5ECB36"/>
    <w:rsid w:val="7DA1138E"/>
    <w:rsid w:val="7DF90E99"/>
    <w:rsid w:val="7E54C3BC"/>
    <w:rsid w:val="7F7677E0"/>
    <w:rsid w:val="7FEBE7B1"/>
    <w:rsid w:val="7FFDA9B0"/>
    <w:rsid w:val="8F3D4B60"/>
    <w:rsid w:val="9F73798B"/>
    <w:rsid w:val="A5BE75CC"/>
    <w:rsid w:val="A7E70E77"/>
    <w:rsid w:val="A7E78ADC"/>
    <w:rsid w:val="AD757DA4"/>
    <w:rsid w:val="B3FA2502"/>
    <w:rsid w:val="BD2E1AB6"/>
    <w:rsid w:val="BF328CE3"/>
    <w:rsid w:val="BFCFFD35"/>
    <w:rsid w:val="BFDF5224"/>
    <w:rsid w:val="CFBF6C23"/>
    <w:rsid w:val="CFFF35E3"/>
    <w:rsid w:val="D25769EF"/>
    <w:rsid w:val="D7FEBBF8"/>
    <w:rsid w:val="DF7D257B"/>
    <w:rsid w:val="DF99A7C2"/>
    <w:rsid w:val="DFB4E0F4"/>
    <w:rsid w:val="DFEBAE59"/>
    <w:rsid w:val="DFFABAF2"/>
    <w:rsid w:val="E5766991"/>
    <w:rsid w:val="E6F6D111"/>
    <w:rsid w:val="E7770881"/>
    <w:rsid w:val="EEBFBF1F"/>
    <w:rsid w:val="EF89C809"/>
    <w:rsid w:val="EFBF57A7"/>
    <w:rsid w:val="F6EF53FF"/>
    <w:rsid w:val="F8FFEF06"/>
    <w:rsid w:val="FB7F3653"/>
    <w:rsid w:val="FBDF32D3"/>
    <w:rsid w:val="FDFA9FE6"/>
    <w:rsid w:val="FF4A7944"/>
    <w:rsid w:val="FFAF8AB7"/>
    <w:rsid w:val="FFFCF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customStyle="1" w:styleId="2">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styleId="4">
    <w:name w:val="annotation text"/>
    <w:basedOn w:val="1"/>
    <w:qFormat/>
    <w:uiPriority w:val="0"/>
    <w:pPr>
      <w:jc w:val="left"/>
    </w:pPr>
  </w:style>
  <w:style w:type="paragraph" w:styleId="5">
    <w:name w:val="Body Text"/>
    <w:basedOn w:val="1"/>
    <w:qFormat/>
    <w:uiPriority w:val="1"/>
    <w:rPr>
      <w:rFonts w:ascii="Times New Roman" w:hAnsi="Times New Roman" w:eastAsia="Times New Roman" w:cs="Times New Roman"/>
      <w:sz w:val="20"/>
      <w:szCs w:val="20"/>
      <w:lang w:val="en-US" w:eastAsia="zh-CN" w:bidi="ar-SA"/>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10">
    <w:name w:val="Table Paragraph"/>
    <w:basedOn w:val="1"/>
    <w:qFormat/>
    <w:uiPriority w:val="1"/>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1887</Words>
  <Characters>2104</Characters>
  <Lines>0</Lines>
  <Paragraphs>0</Paragraphs>
  <TotalTime>1</TotalTime>
  <ScaleCrop>false</ScaleCrop>
  <LinksUpToDate>false</LinksUpToDate>
  <CharactersWithSpaces>2347</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2025-06-07T18:49:00Z</dcterms:created>
  <dc:creator>陈律师</dc:creator>
  <cp:lastModifiedBy>fafa</cp:lastModifiedBy>
  <cp:lastPrinted>2026-03-29T22:20:00Z</cp:lastPrinted>
  <dcterms:modified xsi:type="dcterms:W3CDTF">2026-05-12T22:36:01Z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8CC41F7B1CD19E757C3A036A53F4034B_43</vt:lpwstr>
  </property>
  <property fmtid="{D5CDD505-2E9C-101B-9397-08002B2CF9AE}" pid="4" name="KSOTemplateDocerSaveRecord">
    <vt:lpwstr>eyJoZGlkIjoiODBlODhkZDViZGUxZTZhMzY2ZDljMGYxNjIyMWRkZDkiLCJ1c2VySWQiOiIxNDc4NDY2ODY5In0=</vt:lpwstr>
  </property>
</Properties>
</file>